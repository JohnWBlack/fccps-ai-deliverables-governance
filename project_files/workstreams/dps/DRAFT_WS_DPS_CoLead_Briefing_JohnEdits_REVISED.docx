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88A7" w14:textId="77777777" w:rsidR="004A57E6" w:rsidRDefault="001E545B">
      <w:pPr>
        <w:spacing w:after="0" w:line="259" w:lineRule="auto"/>
        <w:ind w:left="0" w:firstLine="0"/>
      </w:pPr>
      <w:r>
        <w:t xml:space="preserve"> </w:t>
      </w:r>
    </w:p>
    <w:p w14:paraId="0E3B1975" w14:textId="3BD5FA62" w:rsidR="004A57E6" w:rsidRPr="00734B05" w:rsidRDefault="001E545B" w:rsidP="00734B05">
      <w:pPr>
        <w:pStyle w:val="Title"/>
      </w:pPr>
      <w:r w:rsidRPr="00734B05">
        <w:t>WS-DPS: DATA PRIVACY / SECURITY / GOVERNANCE</w:t>
      </w:r>
    </w:p>
    <w:p w14:paraId="0C4C461E" w14:textId="1AF345DD" w:rsidR="004A57E6" w:rsidRPr="00734B05" w:rsidRDefault="001E545B" w:rsidP="00734B05">
      <w:pPr>
        <w:pStyle w:val="Title"/>
      </w:pPr>
      <w:r w:rsidRPr="00734B05">
        <w:t>Draft Deliverables for Meeting 4 Convergence Gate</w:t>
      </w:r>
    </w:p>
    <w:p w14:paraId="6590500F" w14:textId="77777777" w:rsidR="00734B05" w:rsidRDefault="00734B05" w:rsidP="00734B05">
      <w:pPr>
        <w:pStyle w:val="Subtitle"/>
        <w:spacing w:after="0" w:line="247" w:lineRule="auto"/>
        <w:ind w:left="374" w:hanging="374"/>
      </w:pPr>
    </w:p>
    <w:p w14:paraId="652AB19B" w14:textId="3C88C23C" w:rsidR="004A57E6" w:rsidRDefault="001E545B" w:rsidP="00734B05">
      <w:pPr>
        <w:pStyle w:val="Subtitle"/>
        <w:spacing w:after="0" w:line="247" w:lineRule="auto"/>
        <w:ind w:left="374" w:hanging="374"/>
      </w:pPr>
      <w:r>
        <w:t xml:space="preserve">Prepared by Jillian Burkley for John Black </w:t>
      </w:r>
    </w:p>
    <w:p w14:paraId="31EC76CE" w14:textId="77777777" w:rsidR="004A57E6" w:rsidRDefault="001E545B" w:rsidP="00734B05">
      <w:pPr>
        <w:pStyle w:val="Subtitle"/>
        <w:spacing w:after="0" w:line="247" w:lineRule="auto"/>
        <w:ind w:left="374" w:hanging="374"/>
      </w:pPr>
      <w:r>
        <w:t xml:space="preserve">FCCPS AI in Schools Ad Hoc Advisory Committee </w:t>
      </w:r>
    </w:p>
    <w:p w14:paraId="57967B1A" w14:textId="77777777" w:rsidR="004A57E6" w:rsidRDefault="001E545B" w:rsidP="00734B05">
      <w:pPr>
        <w:pStyle w:val="Subtitle"/>
        <w:spacing w:after="0" w:line="247" w:lineRule="auto"/>
        <w:ind w:left="374" w:hanging="374"/>
      </w:pPr>
      <w:r>
        <w:t xml:space="preserve">February 2026 </w:t>
      </w:r>
      <w:r>
        <w:rPr>
          <w:rFonts w:ascii="Times New Roman" w:eastAsia="Times New Roman" w:hAnsi="Times New Roman" w:cs="Times New Roman"/>
        </w:rPr>
        <w:t>—</w:t>
      </w:r>
      <w:r>
        <w:t xml:space="preserve"> DRAFT v0.1 for Co-Lead Review </w:t>
      </w:r>
    </w:p>
    <w:p w14:paraId="42FD6C1D" w14:textId="77777777" w:rsidR="004A57E6" w:rsidRDefault="001E545B">
      <w:pPr>
        <w:spacing w:after="0" w:line="259" w:lineRule="auto"/>
        <w:ind w:left="0" w:firstLine="0"/>
      </w:pPr>
      <w:r>
        <w:t xml:space="preserve"> </w:t>
      </w:r>
    </w:p>
    <w:p w14:paraId="0F295BF2" w14:textId="66AA7338" w:rsidR="004A57E6" w:rsidRPr="00734B05" w:rsidRDefault="001E545B" w:rsidP="00734B05">
      <w:pPr>
        <w:pStyle w:val="Heading1"/>
      </w:pPr>
      <w:r w:rsidRPr="00734B05">
        <w:t>Purpose of This Document</w:t>
      </w:r>
    </w:p>
    <w:p w14:paraId="40B90A5C" w14:textId="77777777" w:rsidR="004A57E6" w:rsidRDefault="001E545B">
      <w:pPr>
        <w:spacing w:after="0" w:line="259" w:lineRule="auto"/>
        <w:ind w:left="0" w:firstLine="0"/>
      </w:pPr>
      <w:r>
        <w:t xml:space="preserve"> </w:t>
      </w:r>
    </w:p>
    <w:p w14:paraId="15CF5526" w14:textId="77777777" w:rsidR="004A57E6" w:rsidRDefault="001E545B">
      <w:pPr>
        <w:ind w:left="0" w:firstLine="0"/>
      </w:pPr>
      <w:r>
        <w:t xml:space="preserve">This package includes draft versions of all three WS-DPS deliverables required for the March 6 convergence gate, along with the readiness checklist. It draws on frameworks from my doctoral capstone (AIEIP), adapted for the FCCPS context. Everything here is a starting point for our </w:t>
      </w:r>
      <w:del w:id="0" w:author="Jillian Burke" w:date="2026-02-14T15:17:00Z" w16du:dateUtc="2026-02-14T20:17:00Z">
        <w:r>
          <w:delText>co-lead</w:delText>
        </w:r>
      </w:del>
      <w:ins w:id="1" w:author="Jillian Burke" w:date="2026-02-14T15:17:00Z" w16du:dateUtc="2026-02-14T20:17:00Z">
        <w:r>
          <w:t>colead</w:t>
        </w:r>
      </w:ins>
      <w:r>
        <w:t xml:space="preserve"> discussion — I want your input on structure, scope, and FCCPS-specific adjustments before we finalize. </w:t>
      </w:r>
    </w:p>
    <w:p w14:paraId="4E025198" w14:textId="77777777" w:rsidR="004A57E6" w:rsidRDefault="001E545B">
      <w:pPr>
        <w:spacing w:after="175" w:line="259" w:lineRule="auto"/>
        <w:ind w:left="-5" w:hanging="10"/>
      </w:pPr>
      <w:r>
        <w:rPr>
          <w:b/>
        </w:rPr>
        <w:t xml:space="preserve">Deliverable 1: AI Tool / Data Risk Categories </w:t>
      </w:r>
    </w:p>
    <w:p w14:paraId="4A01164D" w14:textId="77777777" w:rsidR="004A57E6" w:rsidRDefault="001E545B">
      <w:pPr>
        <w:spacing w:after="105"/>
        <w:ind w:left="0" w:firstLine="0"/>
      </w:pPr>
      <w:r>
        <w:t xml:space="preserve">Requirement: "Tool/data risk categories (plain language) + minimum requirements by category" </w:t>
      </w:r>
    </w:p>
    <w:p w14:paraId="26C158E6" w14:textId="77777777" w:rsidR="004A57E6" w:rsidRDefault="001E545B">
      <w:pPr>
        <w:spacing w:after="256" w:line="259" w:lineRule="auto"/>
        <w:ind w:left="0" w:firstLine="0"/>
      </w:pPr>
      <w:del w:id="2" w:author="John Black" w:date="2026-02-14T15:15:00Z" w16du:dateUtc="2026-02-14T20:15:00Z">
        <w:r w:rsidDel="00761E68">
          <w:delText xml:space="preserve"> </w:delText>
        </w:r>
      </w:del>
    </w:p>
    <w:p w14:paraId="627C299F" w14:textId="77777777" w:rsidR="004A57E6" w:rsidRPr="00734B05" w:rsidRDefault="001E545B" w:rsidP="00734B05">
      <w:pPr>
        <w:pStyle w:val="Heading2"/>
      </w:pPr>
      <w:r w:rsidRPr="00734B05">
        <w:t xml:space="preserve">Risk Tier Framework </w:t>
      </w:r>
    </w:p>
    <w:p w14:paraId="5055B032" w14:textId="77777777" w:rsidR="004A57E6" w:rsidRDefault="001E545B">
      <w:pPr>
        <w:spacing w:after="102"/>
        <w:ind w:left="0" w:firstLine="0"/>
      </w:pPr>
      <w:r>
        <w:t xml:space="preserve">Every AI tool used in FCCPS classrooms or operations would be classified into one of three tiers based on how it handles student data. Each tier triggers a different level of review and approval. </w:t>
      </w:r>
    </w:p>
    <w:p w14:paraId="2F5B9406" w14:textId="77777777" w:rsidR="006F6562" w:rsidRDefault="00263A60">
      <w:pPr>
        <w:pStyle w:val="Heading3"/>
        <w:rPr>
          <w:ins w:id="3" w:author="John Black" w:date="2026-02-14T15:17:00Z" w16du:dateUtc="2026-02-14T20:17:00Z"/>
        </w:rPr>
      </w:pPr>
      <w:ins w:id="4" w:author="John Black" w:date="2026-02-14T15:17:00Z" w16du:dateUtc="2026-02-14T20:17:00Z">
        <w:r>
          <w:t>Escalation Rules (applies to all tiers):</w:t>
        </w:r>
      </w:ins>
    </w:p>
    <w:p w14:paraId="674A7747" w14:textId="77777777" w:rsidR="006F6562" w:rsidRDefault="00263A60">
      <w:pPr>
        <w:rPr>
          <w:ins w:id="5" w:author="John Black" w:date="2026-02-14T15:17:00Z" w16du:dateUtc="2026-02-14T20:17:00Z"/>
        </w:rPr>
      </w:pPr>
      <w:ins w:id="6" w:author="John Black" w:date="2026-02-14T15:17:00Z" w16du:dateUtc="2026-02-14T20:17:00Z">
        <w:r>
          <w:t>Integration / identity linkage escalator: Any tool that requires a student account or connects to FCCPS identity systems (SSO) or core platforms (SIS/LMS) is treated as Tier 3 for review, even if the vendor claims de-identification.</w:t>
        </w:r>
      </w:ins>
    </w:p>
    <w:p w14:paraId="2ECEDB7A" w14:textId="77777777" w:rsidR="006F6562" w:rsidRDefault="00263A60">
      <w:pPr>
        <w:rPr>
          <w:ins w:id="7" w:author="John Black" w:date="2026-02-14T15:17:00Z" w16du:dateUtc="2026-02-14T20:17:00Z"/>
        </w:rPr>
      </w:pPr>
      <w:ins w:id="8" w:author="John Black" w:date="2026-02-14T15:17:00Z" w16du:dateUtc="2026-02-14T20:17:00Z">
        <w:r>
          <w:t>Consequential-use escalator: Any tool used to inform placement, grading, intervention, discipline, or SPED decisions is treated as Tier 3 for review (human-in-the-loop required).</w:t>
        </w:r>
      </w:ins>
    </w:p>
    <w:p w14:paraId="50C69463" w14:textId="77777777" w:rsidR="006F6562" w:rsidRDefault="00263A60">
      <w:pPr>
        <w:rPr>
          <w:ins w:id="9" w:author="John Black" w:date="2026-02-14T15:17:00Z" w16du:dateUtc="2026-02-14T20:17:00Z"/>
        </w:rPr>
      </w:pPr>
      <w:ins w:id="10" w:author="John Black" w:date="2026-02-14T15:17:00Z" w16du:dateUtc="2026-02-14T20:17:00Z">
        <w:r>
          <w:t>Student artifacts caution: Student work artifacts (free-text writing, images, audio/video) can be identifying even without names. Tools receiving student artifacts should not be classified as Tier 1 unless artifacts are never transmitted to the vendor.</w:t>
        </w:r>
      </w:ins>
    </w:p>
    <w:p w14:paraId="02555C8A" w14:textId="77777777" w:rsidR="004A57E6" w:rsidRDefault="001E545B">
      <w:pPr>
        <w:spacing w:after="0" w:line="259" w:lineRule="auto"/>
        <w:ind w:left="0" w:firstLine="0"/>
      </w:pPr>
      <w:r>
        <w:t xml:space="preserve"> </w:t>
      </w:r>
    </w:p>
    <w:tbl>
      <w:tblPr>
        <w:tblStyle w:val="TableGrid"/>
        <w:tblW w:w="9364" w:type="dxa"/>
        <w:tblInd w:w="-2" w:type="dxa"/>
        <w:tblCellMar>
          <w:left w:w="122" w:type="dxa"/>
          <w:right w:w="115" w:type="dxa"/>
        </w:tblCellMar>
        <w:tblLook w:val="04A0" w:firstRow="1" w:lastRow="0" w:firstColumn="1" w:lastColumn="0" w:noHBand="0" w:noVBand="1"/>
      </w:tblPr>
      <w:tblGrid>
        <w:gridCol w:w="9364"/>
      </w:tblGrid>
      <w:tr w:rsidR="004A57E6" w14:paraId="41715ED8" w14:textId="77777777">
        <w:trPr>
          <w:trHeight w:val="3643"/>
        </w:trPr>
        <w:tc>
          <w:tcPr>
            <w:tcW w:w="9364" w:type="dxa"/>
            <w:tcBorders>
              <w:top w:val="single" w:sz="6" w:space="0" w:color="27AE60"/>
              <w:left w:val="single" w:sz="2" w:space="0" w:color="CCCCCC"/>
              <w:bottom w:val="single" w:sz="2" w:space="0" w:color="CCCCCC"/>
              <w:right w:val="single" w:sz="2" w:space="0" w:color="CCCCCC"/>
            </w:tcBorders>
            <w:shd w:val="clear" w:color="auto" w:fill="E6F4EA"/>
            <w:vAlign w:val="center"/>
          </w:tcPr>
          <w:p w14:paraId="1FCBBC9A" w14:textId="1915E433" w:rsidR="004A57E6" w:rsidRPr="00C15DAA" w:rsidRDefault="001E545B">
            <w:pPr>
              <w:spacing w:after="51" w:line="259" w:lineRule="auto"/>
              <w:ind w:left="0" w:firstLine="0"/>
              <w:rPr>
                <w:del w:id="11" w:author="John Black" w:date="2026-02-14T15:17:00Z" w16du:dateUtc="2026-02-14T20:17:00Z"/>
                <w:b/>
                <w:bCs/>
                <w:rPrChange w:id="12" w:author="John Black" w:date="2026-02-14T15:23:00Z" w16du:dateUtc="2026-02-14T20:23:00Z">
                  <w:rPr>
                    <w:del w:id="13" w:author="John Black" w:date="2026-02-14T15:17:00Z" w16du:dateUtc="2026-02-14T20:17:00Z"/>
                  </w:rPr>
                </w:rPrChange>
              </w:rPr>
            </w:pPr>
            <w:r w:rsidRPr="00C15DAA">
              <w:rPr>
                <w:b/>
                <w:bCs/>
              </w:rPr>
              <w:lastRenderedPageBreak/>
              <w:t>TIER 1 — LOW RISK: No Student Data</w:t>
            </w:r>
            <w:del w:id="14" w:author="John Black" w:date="2026-02-14T15:17:00Z" w16du:dateUtc="2026-02-14T20:17:00Z">
              <w:r w:rsidRPr="00C15DAA">
                <w:rPr>
                  <w:b/>
                  <w:bCs/>
                  <w:rPrChange w:id="15" w:author="John Black" w:date="2026-02-14T15:23:00Z" w16du:dateUtc="2026-02-14T20:23:00Z">
                    <w:rPr/>
                  </w:rPrChange>
                </w:rPr>
                <w:delText xml:space="preserve"> </w:delText>
              </w:r>
            </w:del>
          </w:p>
          <w:p w14:paraId="660F28B3" w14:textId="19FA4281" w:rsidR="004A57E6" w:rsidRDefault="001E545B">
            <w:pPr>
              <w:spacing w:after="51" w:line="259" w:lineRule="auto"/>
              <w:ind w:left="0" w:firstLine="0"/>
              <w:rPr>
                <w:del w:id="16" w:author="John Black" w:date="2026-02-14T15:17:00Z" w16du:dateUtc="2026-02-14T20:17:00Z"/>
              </w:rPr>
              <w:pPrChange w:id="17" w:author="John Black" w:date="2026-02-14T15:23:00Z" w16du:dateUtc="2026-02-14T20:23:00Z">
                <w:pPr>
                  <w:spacing w:after="53" w:line="241" w:lineRule="auto"/>
                  <w:ind w:left="0" w:firstLine="0"/>
                </w:pPr>
              </w:pPrChange>
            </w:pPr>
            <w:r w:rsidRPr="00C15DAA">
              <w:rPr>
                <w:b/>
                <w:bCs/>
              </w:rPr>
              <w:t>What this means:</w:t>
            </w:r>
            <w:r>
              <w:rPr>
                <w:rPrChange w:id="18" w:author="John Black" w:date="2026-02-14T15:17:00Z" w16du:dateUtc="2026-02-14T20:17:00Z">
                  <w:rPr>
                    <w:b/>
                  </w:rPr>
                </w:rPrChange>
              </w:rPr>
              <w:t xml:space="preserve"> </w:t>
            </w:r>
            <w:r>
              <w:t xml:space="preserve">The tool does not collect, store, or process </w:t>
            </w:r>
            <w:del w:id="19" w:author="John Black" w:date="2026-02-14T15:17:00Z" w16du:dateUtc="2026-02-14T20:17:00Z">
              <w:r>
                <w:delText xml:space="preserve">any </w:delText>
              </w:r>
            </w:del>
            <w:r>
              <w:t>student-identifiable information</w:t>
            </w:r>
            <w:ins w:id="20" w:author="John Black" w:date="2026-02-14T15:17:00Z" w16du:dateUtc="2026-02-14T20:17:00Z">
              <w:r w:rsidR="00263A60">
                <w:t>, and FCCPS does</w:t>
              </w:r>
            </w:ins>
            <w:del w:id="21" w:author="John Black" w:date="2026-02-14T15:17:00Z" w16du:dateUtc="2026-02-14T20:17:00Z">
              <w:r>
                <w:delText>. Students may or may</w:delText>
              </w:r>
            </w:del>
            <w:r>
              <w:t xml:space="preserve"> not </w:t>
            </w:r>
            <w:ins w:id="22" w:author="John Black" w:date="2026-02-14T15:17:00Z" w16du:dateUtc="2026-02-14T20:17:00Z">
              <w:r w:rsidR="00263A60">
                <w:t>transmit student-generated artifacts (free-text writing, images, audio/video)</w:t>
              </w:r>
            </w:ins>
            <w:del w:id="23" w:author="John Black" w:date="2026-02-14T15:17:00Z" w16du:dateUtc="2026-02-14T20:17:00Z">
              <w:r>
                <w:delText>interact with it directly, but no personal data flows</w:delText>
              </w:r>
            </w:del>
            <w:r>
              <w:t xml:space="preserve"> to the vendor. </w:t>
            </w:r>
            <w:ins w:id="24" w:author="John Black" w:date="2026-02-14T15:17:00Z" w16du:dateUtc="2026-02-14T20:17:00Z">
              <w:r w:rsidR="00263A60">
                <w:t>Typical use is staff-only, or student-facing use that does not require accounts/logins and does not send student content to the vendor.</w:t>
              </w:r>
            </w:ins>
          </w:p>
          <w:p w14:paraId="6E995A2E" w14:textId="02996945" w:rsidR="004A57E6" w:rsidRDefault="001E545B">
            <w:pPr>
              <w:spacing w:after="42" w:line="240" w:lineRule="auto"/>
              <w:ind w:left="0" w:firstLine="0"/>
              <w:rPr>
                <w:del w:id="25" w:author="John Black" w:date="2026-02-14T15:17:00Z" w16du:dateUtc="2026-02-14T20:17:00Z"/>
              </w:rPr>
            </w:pPr>
            <w:r w:rsidRPr="00C15DAA">
              <w:rPr>
                <w:b/>
                <w:bCs/>
              </w:rPr>
              <w:t>Examples:</w:t>
            </w:r>
            <w:r>
              <w:rPr>
                <w:rPrChange w:id="26" w:author="John Black" w:date="2026-02-14T15:17:00Z" w16du:dateUtc="2026-02-14T20:17:00Z">
                  <w:rPr>
                    <w:b/>
                  </w:rPr>
                </w:rPrChange>
              </w:rPr>
              <w:t xml:space="preserve"> </w:t>
            </w:r>
            <w:r>
              <w:t>AI-powered lesson plan generators used only by teachers; AI image generators for creating classroom materials; grammar/style checkers used on teacher-authored content.</w:t>
            </w:r>
            <w:del w:id="27" w:author="John Black" w:date="2026-02-14T15:17:00Z" w16du:dateUtc="2026-02-14T20:17:00Z">
              <w:r>
                <w:delText xml:space="preserve"> </w:delText>
              </w:r>
            </w:del>
          </w:p>
          <w:p w14:paraId="0C2579EB" w14:textId="77777777" w:rsidR="004A57E6" w:rsidRDefault="001E545B">
            <w:pPr>
              <w:spacing w:after="46" w:line="259" w:lineRule="auto"/>
              <w:ind w:left="0" w:firstLine="0"/>
              <w:rPr>
                <w:del w:id="28" w:author="John Black" w:date="2026-02-14T15:17:00Z" w16du:dateUtc="2026-02-14T20:17:00Z"/>
              </w:rPr>
            </w:pPr>
            <w:r w:rsidRPr="00C15DAA">
              <w:rPr>
                <w:b/>
                <w:bCs/>
              </w:rPr>
              <w:t>Minimum Requirements:</w:t>
            </w:r>
            <w:ins w:id="29" w:author="John Black" w:date="2026-02-14T15:17:00Z" w16du:dateUtc="2026-02-14T20:17:00Z">
              <w:r w:rsidR="00263A60">
                <w:br/>
                <w:t>Staff completes Tier 1 affirmation (</w:t>
              </w:r>
            </w:ins>
            <w:del w:id="30" w:author="John Black" w:date="2026-02-14T15:17:00Z" w16du:dateUtc="2026-02-14T20:17:00Z">
              <w:r>
                <w:delText xml:space="preserve"> </w:delText>
              </w:r>
            </w:del>
          </w:p>
          <w:p w14:paraId="14C2F2BB" w14:textId="77777777" w:rsidR="004A57E6" w:rsidRDefault="001E545B">
            <w:pPr>
              <w:numPr>
                <w:ilvl w:val="0"/>
                <w:numId w:val="5"/>
              </w:numPr>
              <w:spacing w:after="72" w:line="259" w:lineRule="auto"/>
              <w:ind w:left="720" w:hanging="360"/>
              <w:rPr>
                <w:del w:id="31" w:author="John Black" w:date="2026-02-14T15:17:00Z" w16du:dateUtc="2026-02-14T20:17:00Z"/>
              </w:rPr>
            </w:pPr>
            <w:del w:id="32" w:author="John Black" w:date="2026-02-14T15:17:00Z" w16du:dateUtc="2026-02-14T20:17:00Z">
              <w:r>
                <w:delText xml:space="preserve">Teacher verifies </w:delText>
              </w:r>
            </w:del>
            <w:r>
              <w:t xml:space="preserve">no student </w:t>
            </w:r>
            <w:ins w:id="33" w:author="John Black" w:date="2026-02-14T15:17:00Z" w16du:dateUtc="2026-02-14T20:17:00Z">
              <w:r w:rsidR="00263A60">
                <w:t>identifiers or student artifacts</w:t>
              </w:r>
            </w:ins>
            <w:del w:id="34" w:author="John Black" w:date="2026-02-14T15:17:00Z" w16du:dateUtc="2026-02-14T20:17:00Z">
              <w:r>
                <w:delText>data is</w:delText>
              </w:r>
            </w:del>
            <w:r>
              <w:t xml:space="preserve"> entered</w:t>
            </w:r>
            <w:ins w:id="35" w:author="John Black" w:date="2026-02-14T15:17:00Z" w16du:dateUtc="2026-02-14T20:17:00Z">
              <w:r w:rsidR="00263A60">
                <w:t>)</w:t>
              </w:r>
              <w:r w:rsidR="00263A60">
                <w:br/>
              </w:r>
            </w:ins>
            <w:del w:id="36" w:author="John Black" w:date="2026-02-14T15:17:00Z" w16du:dateUtc="2026-02-14T20:17:00Z">
              <w:r>
                <w:delText xml:space="preserve"> into the tool </w:delText>
              </w:r>
            </w:del>
          </w:p>
          <w:p w14:paraId="15E6B8EB" w14:textId="41EFD09F" w:rsidR="004A57E6" w:rsidRDefault="001E545B">
            <w:pPr>
              <w:numPr>
                <w:ilvl w:val="0"/>
                <w:numId w:val="5"/>
              </w:numPr>
              <w:spacing w:after="71" w:line="259" w:lineRule="auto"/>
              <w:ind w:left="720" w:hanging="360"/>
              <w:rPr>
                <w:del w:id="37" w:author="John Black" w:date="2026-02-14T15:17:00Z" w16du:dateUtc="2026-02-14T20:17:00Z"/>
              </w:rPr>
            </w:pPr>
            <w:r>
              <w:t>Tool is documented in department/school AI tool inventory</w:t>
            </w:r>
            <w:del w:id="38" w:author="John Black" w:date="2026-02-14T15:17:00Z" w16du:dateUtc="2026-02-14T20:17:00Z">
              <w:r>
                <w:delText xml:space="preserve"> </w:delText>
              </w:r>
            </w:del>
          </w:p>
          <w:p w14:paraId="4F50BFB3" w14:textId="507A296E" w:rsidR="004A57E6" w:rsidRDefault="001E545B">
            <w:pPr>
              <w:numPr>
                <w:ilvl w:val="0"/>
                <w:numId w:val="5"/>
              </w:numPr>
              <w:spacing w:after="43" w:line="259" w:lineRule="auto"/>
              <w:ind w:left="720" w:hanging="360"/>
              <w:rPr>
                <w:del w:id="39" w:author="John Black" w:date="2026-02-14T15:17:00Z" w16du:dateUtc="2026-02-14T20:17:00Z"/>
              </w:rPr>
            </w:pPr>
            <w:r>
              <w:t xml:space="preserve">Basic review by department </w:t>
            </w:r>
            <w:proofErr w:type="gramStart"/>
            <w:r>
              <w:t>lead</w:t>
            </w:r>
            <w:proofErr w:type="gramEnd"/>
            <w:r>
              <w:t xml:space="preserve"> or instructional coach </w:t>
            </w:r>
            <w:ins w:id="40" w:author="John Black" w:date="2026-02-14T15:17:00Z" w16du:dateUtc="2026-02-14T20:17:00Z">
              <w:r w:rsidR="00263A60">
                <w:t>(purpose, settings, classroom-use constraints)</w:t>
              </w:r>
            </w:ins>
          </w:p>
          <w:p w14:paraId="67D715EF" w14:textId="77777777" w:rsidR="004A57E6" w:rsidRDefault="001E545B">
            <w:pPr>
              <w:pPrChange w:id="41" w:author="John Black" w:date="2026-02-14T15:17:00Z" w16du:dateUtc="2026-02-14T20:17:00Z">
                <w:pPr>
                  <w:spacing w:after="0" w:line="259" w:lineRule="auto"/>
                  <w:ind w:left="0" w:firstLine="0"/>
                </w:pPr>
              </w:pPrChange>
            </w:pPr>
            <w:r w:rsidRPr="00C15DAA">
              <w:rPr>
                <w:b/>
                <w:bCs/>
              </w:rPr>
              <w:t>Approval:</w:t>
            </w:r>
            <w:r>
              <w:rPr>
                <w:rPrChange w:id="42" w:author="John Black" w:date="2026-02-14T15:17:00Z" w16du:dateUtc="2026-02-14T20:17:00Z">
                  <w:rPr>
                    <w:b/>
                  </w:rPr>
                </w:rPrChange>
              </w:rPr>
              <w:t xml:space="preserve"> </w:t>
            </w:r>
            <w:r>
              <w:t>Department/building-level approval. No DPA required.</w:t>
            </w:r>
            <w:del w:id="43" w:author="John Black" w:date="2026-02-14T15:17:00Z" w16du:dateUtc="2026-02-14T20:17:00Z">
              <w:r>
                <w:delText xml:space="preserve"> </w:delText>
              </w:r>
            </w:del>
          </w:p>
        </w:tc>
      </w:tr>
    </w:tbl>
    <w:p w14:paraId="35506953" w14:textId="77777777" w:rsidR="004A57E6" w:rsidRDefault="001E545B">
      <w:pPr>
        <w:spacing w:after="0" w:line="259" w:lineRule="auto"/>
        <w:ind w:left="0" w:firstLine="0"/>
      </w:pPr>
      <w:r>
        <w:t xml:space="preserve"> </w:t>
      </w:r>
    </w:p>
    <w:tbl>
      <w:tblPr>
        <w:tblStyle w:val="TableGrid"/>
        <w:tblW w:w="9364" w:type="dxa"/>
        <w:tblInd w:w="-2" w:type="dxa"/>
        <w:tblCellMar>
          <w:left w:w="122" w:type="dxa"/>
          <w:right w:w="115" w:type="dxa"/>
        </w:tblCellMar>
        <w:tblLook w:val="04A0" w:firstRow="1" w:lastRow="0" w:firstColumn="1" w:lastColumn="0" w:noHBand="0" w:noVBand="1"/>
      </w:tblPr>
      <w:tblGrid>
        <w:gridCol w:w="9364"/>
      </w:tblGrid>
      <w:tr w:rsidR="004A57E6" w14:paraId="08C70275" w14:textId="77777777">
        <w:trPr>
          <w:trHeight w:val="4315"/>
        </w:trPr>
        <w:tc>
          <w:tcPr>
            <w:tcW w:w="9364" w:type="dxa"/>
            <w:tcBorders>
              <w:top w:val="single" w:sz="6" w:space="0" w:color="D4A017"/>
              <w:left w:val="single" w:sz="2" w:space="0" w:color="CCCCCC"/>
              <w:bottom w:val="single" w:sz="2" w:space="0" w:color="CCCCCC"/>
              <w:right w:val="single" w:sz="2" w:space="0" w:color="CCCCCC"/>
            </w:tcBorders>
            <w:shd w:val="clear" w:color="auto" w:fill="FEF7E0"/>
            <w:vAlign w:val="center"/>
          </w:tcPr>
          <w:p w14:paraId="68E55B5C" w14:textId="3CA3082C" w:rsidR="004A57E6" w:rsidRPr="00C15DAA" w:rsidRDefault="001E545B">
            <w:pPr>
              <w:spacing w:after="51" w:line="259" w:lineRule="auto"/>
              <w:ind w:left="0" w:firstLine="0"/>
              <w:rPr>
                <w:del w:id="44" w:author="John Black" w:date="2026-02-14T15:17:00Z" w16du:dateUtc="2026-02-14T20:17:00Z"/>
                <w:b/>
                <w:bCs/>
                <w:rPrChange w:id="45" w:author="John Black" w:date="2026-02-14T15:23:00Z" w16du:dateUtc="2026-02-14T20:23:00Z">
                  <w:rPr>
                    <w:del w:id="46" w:author="John Black" w:date="2026-02-14T15:17:00Z" w16du:dateUtc="2026-02-14T20:17:00Z"/>
                  </w:rPr>
                </w:rPrChange>
              </w:rPr>
            </w:pPr>
            <w:r w:rsidRPr="00C15DAA">
              <w:rPr>
                <w:b/>
                <w:bCs/>
              </w:rPr>
              <w:t xml:space="preserve">TIER 2 — MODERATE RISK: </w:t>
            </w:r>
            <w:ins w:id="47" w:author="John Black" w:date="2026-02-14T15:17:00Z" w16du:dateUtc="2026-02-14T20:17:00Z">
              <w:r w:rsidR="00263A60" w:rsidRPr="00C15DAA">
                <w:rPr>
                  <w:b/>
                  <w:bCs/>
                  <w:rPrChange w:id="48" w:author="John Black" w:date="2026-02-14T15:23:00Z" w16du:dateUtc="2026-02-14T20:23:00Z">
                    <w:rPr/>
                  </w:rPrChange>
                </w:rPr>
                <w:t>De-Identified (</w:t>
              </w:r>
            </w:ins>
            <w:r w:rsidRPr="00C15DAA">
              <w:rPr>
                <w:b/>
                <w:bCs/>
              </w:rPr>
              <w:t>Anonymized</w:t>
            </w:r>
            <w:ins w:id="49" w:author="John Black" w:date="2026-02-14T15:17:00Z" w16du:dateUtc="2026-02-14T20:17:00Z">
              <w:r w:rsidR="00263A60" w:rsidRPr="00C15DAA">
                <w:rPr>
                  <w:b/>
                  <w:bCs/>
                  <w:rPrChange w:id="50" w:author="John Black" w:date="2026-02-14T15:23:00Z" w16du:dateUtc="2026-02-14T20:23:00Z">
                    <w:rPr/>
                  </w:rPrChange>
                </w:rPr>
                <w:t>)</w:t>
              </w:r>
            </w:ins>
            <w:r w:rsidRPr="00C15DAA">
              <w:rPr>
                <w:b/>
                <w:bCs/>
              </w:rPr>
              <w:t xml:space="preserve"> or Aggregated Data</w:t>
            </w:r>
            <w:del w:id="51" w:author="John Black" w:date="2026-02-14T15:17:00Z" w16du:dateUtc="2026-02-14T20:17:00Z">
              <w:r w:rsidRPr="00C15DAA">
                <w:rPr>
                  <w:b/>
                  <w:bCs/>
                  <w:rPrChange w:id="52" w:author="John Black" w:date="2026-02-14T15:23:00Z" w16du:dateUtc="2026-02-14T20:23:00Z">
                    <w:rPr/>
                  </w:rPrChange>
                </w:rPr>
                <w:delText xml:space="preserve"> </w:delText>
              </w:r>
            </w:del>
          </w:p>
          <w:p w14:paraId="41EEB9D4" w14:textId="5BFA44DF" w:rsidR="004A57E6" w:rsidRDefault="001E545B">
            <w:pPr>
              <w:spacing w:after="48" w:line="244" w:lineRule="auto"/>
              <w:ind w:left="0" w:firstLine="0"/>
              <w:rPr>
                <w:del w:id="53" w:author="John Black" w:date="2026-02-14T15:17:00Z" w16du:dateUtc="2026-02-14T20:17:00Z"/>
              </w:rPr>
            </w:pPr>
            <w:r w:rsidRPr="00C15DAA">
              <w:rPr>
                <w:b/>
                <w:bCs/>
              </w:rPr>
              <w:t>What this means:</w:t>
            </w:r>
            <w:r>
              <w:rPr>
                <w:rPrChange w:id="54" w:author="John Black" w:date="2026-02-14T15:17:00Z" w16du:dateUtc="2026-02-14T20:17:00Z">
                  <w:rPr>
                    <w:b/>
                  </w:rPr>
                </w:rPrChange>
              </w:rPr>
              <w:t xml:space="preserve"> </w:t>
            </w:r>
            <w:r>
              <w:t>The tool processes student work or interaction data</w:t>
            </w:r>
            <w:del w:id="55" w:author="John Black" w:date="2026-02-14T15:17:00Z" w16du:dateUtc="2026-02-14T20:17:00Z">
              <w:r>
                <w:delText>, but</w:delText>
              </w:r>
            </w:del>
            <w:r>
              <w:t xml:space="preserve"> in </w:t>
            </w:r>
            <w:ins w:id="56" w:author="John Black" w:date="2026-02-14T15:17:00Z" w16du:dateUtc="2026-02-14T20:17:00Z">
              <w:r w:rsidR="00263A60">
                <w:t>de-identified</w:t>
              </w:r>
            </w:ins>
            <w:del w:id="57" w:author="John Black" w:date="2026-02-14T15:17:00Z" w16du:dateUtc="2026-02-14T20:17:00Z">
              <w:r>
                <w:delText>anonymized</w:delText>
              </w:r>
            </w:del>
            <w:r>
              <w:t xml:space="preserve"> or aggregated form. </w:t>
            </w:r>
            <w:ins w:id="58" w:author="John Black" w:date="2026-02-14T15:17:00Z" w16du:dateUtc="2026-02-14T20:17:00Z">
              <w:r w:rsidR="00263A60">
                <w:t>FCCPS must be able to reasonably conclude that</w:t>
              </w:r>
            </w:ins>
            <w:del w:id="59" w:author="John Black" w:date="2026-02-14T15:17:00Z" w16du:dateUtc="2026-02-14T20:17:00Z">
              <w:r>
                <w:delText>No</w:delText>
              </w:r>
            </w:del>
            <w:r>
              <w:t xml:space="preserve"> individual </w:t>
            </w:r>
            <w:ins w:id="60" w:author="John Black" w:date="2026-02-14T15:17:00Z" w16du:dateUtc="2026-02-14T20:17:00Z">
              <w:r w:rsidR="00263A60">
                <w:t>students cannot</w:t>
              </w:r>
            </w:ins>
            <w:del w:id="61" w:author="John Black" w:date="2026-02-14T15:17:00Z" w16du:dateUtc="2026-02-14T20:17:00Z">
              <w:r>
                <w:delText>student can</w:delText>
              </w:r>
            </w:del>
            <w:r>
              <w:t xml:space="preserve"> be identified from the data the vendor receives</w:t>
            </w:r>
            <w:ins w:id="62" w:author="John Black" w:date="2026-02-14T15:17:00Z" w16du:dateUtc="2026-02-14T20:17:00Z">
              <w:r w:rsidR="00263A60">
                <w:t xml:space="preserve"> (including through student work artifacts).</w:t>
              </w:r>
            </w:ins>
            <w:del w:id="63" w:author="John Black" w:date="2026-02-14T15:17:00Z" w16du:dateUtc="2026-02-14T20:17:00Z">
              <w:r>
                <w:delText xml:space="preserve">. </w:delText>
              </w:r>
            </w:del>
          </w:p>
          <w:p w14:paraId="7E5BD8F2" w14:textId="1FBF82E7" w:rsidR="004A57E6" w:rsidRDefault="001E545B">
            <w:pPr>
              <w:spacing w:after="42" w:line="241" w:lineRule="auto"/>
              <w:ind w:left="0" w:firstLine="0"/>
              <w:rPr>
                <w:del w:id="64" w:author="John Black" w:date="2026-02-14T15:17:00Z" w16du:dateUtc="2026-02-14T20:17:00Z"/>
              </w:rPr>
            </w:pPr>
            <w:r w:rsidRPr="00C15DAA">
              <w:rPr>
                <w:b/>
                <w:bCs/>
              </w:rPr>
              <w:t>Examples:</w:t>
            </w:r>
            <w:r>
              <w:rPr>
                <w:rPrChange w:id="65" w:author="John Black" w:date="2026-02-14T15:17:00Z" w16du:dateUtc="2026-02-14T20:17:00Z">
                  <w:rPr>
                    <w:b/>
                  </w:rPr>
                </w:rPrChange>
              </w:rPr>
              <w:t xml:space="preserve"> </w:t>
            </w:r>
            <w:r>
              <w:t>Classroom response/polling tools with anonymous mode; AI-assisted formative assessment tools using de-identified data; writing feedback tools where student names are stripped</w:t>
            </w:r>
            <w:ins w:id="66" w:author="John Black" w:date="2026-02-14T15:17:00Z" w16du:dateUtc="2026-02-14T20:17:00Z">
              <w:r w:rsidR="00263A60">
                <w:t xml:space="preserve"> AND artifacts are handled under an approved de-identification approach.</w:t>
              </w:r>
            </w:ins>
            <w:del w:id="67" w:author="John Black" w:date="2026-02-14T15:17:00Z" w16du:dateUtc="2026-02-14T20:17:00Z">
              <w:r>
                <w:delText xml:space="preserve">. </w:delText>
              </w:r>
            </w:del>
          </w:p>
          <w:p w14:paraId="249EC170" w14:textId="4617C3C2" w:rsidR="004A57E6" w:rsidRPr="00C15DAA" w:rsidRDefault="001E545B">
            <w:pPr>
              <w:spacing w:after="41" w:line="259" w:lineRule="auto"/>
              <w:ind w:left="0" w:firstLine="0"/>
              <w:rPr>
                <w:del w:id="68" w:author="John Black" w:date="2026-02-14T15:17:00Z" w16du:dateUtc="2026-02-14T20:17:00Z"/>
                <w:b/>
                <w:bCs/>
                <w:rPrChange w:id="69" w:author="John Black" w:date="2026-02-14T15:22:00Z" w16du:dateUtc="2026-02-14T20:22:00Z">
                  <w:rPr>
                    <w:del w:id="70" w:author="John Black" w:date="2026-02-14T15:17:00Z" w16du:dateUtc="2026-02-14T20:17:00Z"/>
                  </w:rPr>
                </w:rPrChange>
              </w:rPr>
            </w:pPr>
            <w:r w:rsidRPr="00C15DAA">
              <w:rPr>
                <w:b/>
                <w:bCs/>
              </w:rPr>
              <w:t>Minimum Requirements:</w:t>
            </w:r>
            <w:del w:id="71" w:author="John Black" w:date="2026-02-14T15:17:00Z" w16du:dateUtc="2026-02-14T20:17:00Z">
              <w:r w:rsidRPr="00C15DAA">
                <w:rPr>
                  <w:b/>
                  <w:bCs/>
                  <w:rPrChange w:id="72" w:author="John Black" w:date="2026-02-14T15:22:00Z" w16du:dateUtc="2026-02-14T20:22:00Z">
                    <w:rPr/>
                  </w:rPrChange>
                </w:rPr>
                <w:delText xml:space="preserve"> </w:delText>
              </w:r>
            </w:del>
          </w:p>
          <w:p w14:paraId="796FB389" w14:textId="50D16915" w:rsidR="004A57E6" w:rsidRDefault="001E545B">
            <w:pPr>
              <w:numPr>
                <w:ilvl w:val="0"/>
                <w:numId w:val="6"/>
              </w:numPr>
              <w:spacing w:after="71" w:line="259" w:lineRule="auto"/>
              <w:ind w:left="720" w:hanging="360"/>
              <w:rPr>
                <w:del w:id="73" w:author="John Black" w:date="2026-02-14T15:17:00Z" w16du:dateUtc="2026-02-14T20:17:00Z"/>
              </w:rPr>
            </w:pPr>
            <w:r>
              <w:t xml:space="preserve">Vendor confirms </w:t>
            </w:r>
            <w:ins w:id="74" w:author="John Black" w:date="2026-02-14T15:17:00Z" w16du:dateUtc="2026-02-14T20:17:00Z">
              <w:r w:rsidR="00263A60">
                <w:t>de-identification</w:t>
              </w:r>
            </w:ins>
            <w:del w:id="75" w:author="John Black" w:date="2026-02-14T15:17:00Z" w16du:dateUtc="2026-02-14T20:17:00Z">
              <w:r>
                <w:delText>anonymization</w:delText>
              </w:r>
            </w:del>
            <w:r>
              <w:t xml:space="preserve">/aggregation methodology in writing </w:t>
            </w:r>
            <w:ins w:id="76" w:author="John Black" w:date="2026-02-14T15:17:00Z" w16du:dateUtc="2026-02-14T20:17:00Z">
              <w:r w:rsidR="00263A60">
                <w:t>and contractually prohibits re-identification</w:t>
              </w:r>
            </w:ins>
          </w:p>
          <w:p w14:paraId="4D478468" w14:textId="188512A5" w:rsidR="004A57E6" w:rsidRDefault="001E545B">
            <w:pPr>
              <w:numPr>
                <w:ilvl w:val="0"/>
                <w:numId w:val="6"/>
              </w:numPr>
              <w:spacing w:after="72" w:line="259" w:lineRule="auto"/>
              <w:ind w:left="720" w:hanging="360"/>
              <w:rPr>
                <w:del w:id="77" w:author="John Black" w:date="2026-02-14T15:17:00Z" w16du:dateUtc="2026-02-14T20:17:00Z"/>
              </w:rPr>
            </w:pPr>
            <w:r>
              <w:t xml:space="preserve">Data Processing Agreement (DPA) reviewed and signed </w:t>
            </w:r>
            <w:ins w:id="78" w:author="John Black" w:date="2026-02-14T15:17:00Z" w16du:dateUtc="2026-02-14T20:17:00Z">
              <w:r w:rsidR="00263A60">
                <w:t>(including prohibition on advertising and AI model-training use of student data)</w:t>
              </w:r>
            </w:ins>
          </w:p>
          <w:p w14:paraId="4BAF6A83" w14:textId="07BA7678" w:rsidR="004A57E6" w:rsidRDefault="001E545B">
            <w:pPr>
              <w:numPr>
                <w:ilvl w:val="0"/>
                <w:numId w:val="6"/>
              </w:numPr>
              <w:spacing w:after="71" w:line="259" w:lineRule="auto"/>
              <w:ind w:left="720" w:hanging="360"/>
              <w:rPr>
                <w:del w:id="79" w:author="John Black" w:date="2026-02-14T15:17:00Z" w16du:dateUtc="2026-02-14T20:17:00Z"/>
              </w:rPr>
            </w:pPr>
            <w:r>
              <w:t>Data retention</w:t>
            </w:r>
            <w:ins w:id="80" w:author="John Black" w:date="2026-02-14T15:17:00Z" w16du:dateUtc="2026-02-14T20:17:00Z">
              <w:r w:rsidR="00263A60">
                <w:t>, deletion, and change-notice terms</w:t>
              </w:r>
            </w:ins>
            <w:del w:id="81" w:author="John Black" w:date="2026-02-14T15:17:00Z" w16du:dateUtc="2026-02-14T20:17:00Z">
              <w:r>
                <w:delText xml:space="preserve"> policy</w:delText>
              </w:r>
            </w:del>
            <w:r>
              <w:t xml:space="preserve"> documented (</w:t>
            </w:r>
            <w:proofErr w:type="gramStart"/>
            <w:r>
              <w:t>vendor</w:t>
            </w:r>
            <w:proofErr w:type="gramEnd"/>
            <w:r>
              <w:t xml:space="preserve"> must specify how long data is held</w:t>
            </w:r>
            <w:ins w:id="82" w:author="John Black" w:date="2026-02-14T15:17:00Z" w16du:dateUtc="2026-02-14T20:17:00Z">
              <w:r w:rsidR="00263A60">
                <w:t xml:space="preserve"> and notify FCCPS of material changes)</w:t>
              </w:r>
            </w:ins>
            <w:del w:id="83" w:author="John Black" w:date="2026-02-14T15:17:00Z" w16du:dateUtc="2026-02-14T20:17:00Z">
              <w:r>
                <w:delText xml:space="preserve">) </w:delText>
              </w:r>
            </w:del>
          </w:p>
          <w:p w14:paraId="2396108A" w14:textId="19D51359" w:rsidR="004A57E6" w:rsidRDefault="001E545B">
            <w:pPr>
              <w:numPr>
                <w:ilvl w:val="0"/>
                <w:numId w:val="6"/>
              </w:numPr>
              <w:spacing w:after="71" w:line="259" w:lineRule="auto"/>
              <w:ind w:left="720" w:hanging="360"/>
              <w:rPr>
                <w:del w:id="84" w:author="John Black" w:date="2026-02-14T15:17:00Z" w16du:dateUtc="2026-02-14T20:17:00Z"/>
              </w:rPr>
            </w:pPr>
            <w:r>
              <w:t>Annual review of vendor compliance</w:t>
            </w:r>
            <w:del w:id="85" w:author="John Black" w:date="2026-02-14T15:17:00Z" w16du:dateUtc="2026-02-14T20:17:00Z">
              <w:r>
                <w:delText xml:space="preserve"> </w:delText>
              </w:r>
            </w:del>
          </w:p>
          <w:p w14:paraId="4F0535A7" w14:textId="5C0DA087" w:rsidR="004A57E6" w:rsidRDefault="001E545B">
            <w:pPr>
              <w:numPr>
                <w:ilvl w:val="0"/>
                <w:numId w:val="6"/>
              </w:numPr>
              <w:spacing w:after="43" w:line="259" w:lineRule="auto"/>
              <w:ind w:left="720" w:hanging="360"/>
              <w:rPr>
                <w:del w:id="86" w:author="John Black" w:date="2026-02-14T15:17:00Z" w16du:dateUtc="2026-02-14T20:17:00Z"/>
              </w:rPr>
            </w:pPr>
            <w:r>
              <w:t>FERPA compliance verification</w:t>
            </w:r>
            <w:del w:id="87" w:author="John Black" w:date="2026-02-14T15:17:00Z" w16du:dateUtc="2026-02-14T20:17:00Z">
              <w:r>
                <w:delText xml:space="preserve"> </w:delText>
              </w:r>
            </w:del>
          </w:p>
          <w:p w14:paraId="15E8385D" w14:textId="77777777" w:rsidR="004A57E6" w:rsidRDefault="001E545B">
            <w:pPr>
              <w:pPrChange w:id="88" w:author="John Black" w:date="2026-02-14T15:17:00Z" w16du:dateUtc="2026-02-14T20:17:00Z">
                <w:pPr>
                  <w:spacing w:after="0" w:line="259" w:lineRule="auto"/>
                  <w:ind w:left="0" w:firstLine="0"/>
                </w:pPr>
              </w:pPrChange>
            </w:pPr>
            <w:r w:rsidRPr="00C15DAA">
              <w:rPr>
                <w:b/>
                <w:bCs/>
              </w:rPr>
              <w:t>Approval:</w:t>
            </w:r>
            <w:r>
              <w:rPr>
                <w:rPrChange w:id="89" w:author="John Black" w:date="2026-02-14T15:17:00Z" w16du:dateUtc="2026-02-14T20:17:00Z">
                  <w:rPr>
                    <w:b/>
                  </w:rPr>
                </w:rPrChange>
              </w:rPr>
              <w:t xml:space="preserve"> </w:t>
            </w:r>
            <w:r>
              <w:t>District-level review (IT + curriculum). DPA required.</w:t>
            </w:r>
            <w:del w:id="90" w:author="John Black" w:date="2026-02-14T15:17:00Z" w16du:dateUtc="2026-02-14T20:17:00Z">
              <w:r>
                <w:delText xml:space="preserve"> </w:delText>
              </w:r>
            </w:del>
          </w:p>
        </w:tc>
      </w:tr>
    </w:tbl>
    <w:p w14:paraId="55B5FE98" w14:textId="77777777" w:rsidR="004A57E6" w:rsidRDefault="001E545B">
      <w:pPr>
        <w:spacing w:after="0" w:line="344" w:lineRule="auto"/>
        <w:ind w:left="0" w:right="9286" w:firstLine="0"/>
      </w:pPr>
      <w:r>
        <w:t xml:space="preserve">  </w:t>
      </w:r>
    </w:p>
    <w:p w14:paraId="41F500FC" w14:textId="77777777" w:rsidR="004A57E6" w:rsidRDefault="001E545B">
      <w:pPr>
        <w:spacing w:after="0" w:line="344" w:lineRule="auto"/>
        <w:ind w:left="0" w:right="9286" w:firstLine="0"/>
      </w:pPr>
      <w:r>
        <w:t xml:space="preserve">  </w:t>
      </w:r>
    </w:p>
    <w:tbl>
      <w:tblPr>
        <w:tblStyle w:val="TableGrid"/>
        <w:tblW w:w="9364" w:type="dxa"/>
        <w:tblInd w:w="-2" w:type="dxa"/>
        <w:tblCellMar>
          <w:left w:w="122" w:type="dxa"/>
          <w:right w:w="105" w:type="dxa"/>
        </w:tblCellMar>
        <w:tblLook w:val="04A0" w:firstRow="1" w:lastRow="0" w:firstColumn="1" w:lastColumn="0" w:noHBand="0" w:noVBand="1"/>
      </w:tblPr>
      <w:tblGrid>
        <w:gridCol w:w="9364"/>
      </w:tblGrid>
      <w:tr w:rsidR="004A57E6" w14:paraId="6AFB5A6D" w14:textId="77777777">
        <w:trPr>
          <w:trHeight w:val="6980"/>
        </w:trPr>
        <w:tc>
          <w:tcPr>
            <w:tcW w:w="9364" w:type="dxa"/>
            <w:tcBorders>
              <w:top w:val="single" w:sz="6" w:space="0" w:color="C0392B"/>
              <w:left w:val="single" w:sz="2" w:space="0" w:color="CCCCCC"/>
              <w:bottom w:val="single" w:sz="2" w:space="0" w:color="CCCCCC"/>
              <w:right w:val="single" w:sz="2" w:space="0" w:color="CCCCCC"/>
            </w:tcBorders>
            <w:shd w:val="clear" w:color="auto" w:fill="FDEDEC"/>
            <w:vAlign w:val="center"/>
          </w:tcPr>
          <w:p w14:paraId="6F338F5F" w14:textId="0F37FE4C" w:rsidR="004A57E6" w:rsidRPr="00C15DAA" w:rsidRDefault="001E545B">
            <w:pPr>
              <w:spacing w:after="51" w:line="259" w:lineRule="auto"/>
              <w:ind w:left="0" w:firstLine="0"/>
              <w:rPr>
                <w:del w:id="91" w:author="John Black" w:date="2026-02-14T15:17:00Z" w16du:dateUtc="2026-02-14T20:17:00Z"/>
                <w:b/>
                <w:bCs/>
                <w:rPrChange w:id="92" w:author="John Black" w:date="2026-02-14T15:24:00Z" w16du:dateUtc="2026-02-14T20:24:00Z">
                  <w:rPr>
                    <w:del w:id="93" w:author="John Black" w:date="2026-02-14T15:17:00Z" w16du:dateUtc="2026-02-14T20:17:00Z"/>
                  </w:rPr>
                </w:rPrChange>
              </w:rPr>
            </w:pPr>
            <w:r w:rsidRPr="00C15DAA">
              <w:rPr>
                <w:b/>
                <w:bCs/>
              </w:rPr>
              <w:t>TIER 3 — HIGH RISK: Identifiable Student Data</w:t>
            </w:r>
            <w:r w:rsidRPr="00C15DAA">
              <w:rPr>
                <w:b/>
                <w:bCs/>
                <w:rPrChange w:id="94" w:author="John Black" w:date="2026-02-14T15:24:00Z" w16du:dateUtc="2026-02-14T20:24:00Z">
                  <w:rPr/>
                </w:rPrChange>
              </w:rPr>
              <w:t xml:space="preserve"> </w:t>
            </w:r>
            <w:ins w:id="95" w:author="John Black" w:date="2026-02-14T15:17:00Z" w16du:dateUtc="2026-02-14T20:17:00Z">
              <w:r w:rsidR="00263A60" w:rsidRPr="00C15DAA">
                <w:rPr>
                  <w:b/>
                  <w:bCs/>
                  <w:rPrChange w:id="96" w:author="John Black" w:date="2026-02-14T15:24:00Z" w16du:dateUtc="2026-02-14T20:24:00Z">
                    <w:rPr/>
                  </w:rPrChange>
                </w:rPr>
                <w:t>(including identity-linked systems)</w:t>
              </w:r>
            </w:ins>
          </w:p>
          <w:p w14:paraId="281028D3" w14:textId="77777777" w:rsidR="004A57E6" w:rsidRDefault="001E545B">
            <w:pPr>
              <w:spacing w:after="53" w:line="241" w:lineRule="auto"/>
              <w:ind w:left="0" w:firstLine="0"/>
              <w:rPr>
                <w:del w:id="97" w:author="John Black" w:date="2026-02-14T15:17:00Z" w16du:dateUtc="2026-02-14T20:17:00Z"/>
              </w:rPr>
            </w:pPr>
            <w:r>
              <w:rPr>
                <w:rPrChange w:id="98" w:author="John Black" w:date="2026-02-14T15:17:00Z" w16du:dateUtc="2026-02-14T20:17:00Z">
                  <w:rPr>
                    <w:b/>
                  </w:rPr>
                </w:rPrChange>
              </w:rPr>
              <w:t xml:space="preserve">What this means: </w:t>
            </w:r>
            <w:r>
              <w:t>The tool collects, stores, or processes personally identifiable student information (PII</w:t>
            </w:r>
            <w:ins w:id="99" w:author="John Black" w:date="2026-02-14T15:17:00Z" w16du:dateUtc="2026-02-14T20:17:00Z">
              <w:r w:rsidR="00263A60">
                <w:t>), or can link data to a specific student.</w:t>
              </w:r>
            </w:ins>
            <w:del w:id="100" w:author="John Black" w:date="2026-02-14T15:17:00Z" w16du:dateUtc="2026-02-14T20:17:00Z">
              <w:r>
                <w:delText>).</w:delText>
              </w:r>
            </w:del>
            <w:r>
              <w:t xml:space="preserve"> This includes </w:t>
            </w:r>
            <w:ins w:id="101" w:author="John Black" w:date="2026-02-14T15:17:00Z" w16du:dateUtc="2026-02-14T20:17:00Z">
              <w:r w:rsidR="00263A60">
                <w:t>tools</w:t>
              </w:r>
            </w:ins>
            <w:del w:id="102" w:author="John Black" w:date="2026-02-14T15:17:00Z" w16du:dateUtc="2026-02-14T20:17:00Z">
              <w:r>
                <w:delText>any tool</w:delText>
              </w:r>
            </w:del>
            <w:r>
              <w:t xml:space="preserve"> where a student logs in with a school account, </w:t>
            </w:r>
            <w:ins w:id="103" w:author="John Black" w:date="2026-02-14T15:17:00Z" w16du:dateUtc="2026-02-14T20:17:00Z">
              <w:r w:rsidR="00263A60">
                <w:t>tools integrated with SIS/LMS/SSO, and tools that handle</w:t>
              </w:r>
            </w:ins>
            <w:del w:id="104" w:author="John Black" w:date="2026-02-14T15:17:00Z" w16du:dateUtc="2026-02-14T20:17:00Z">
              <w:r>
                <w:delText>where the vendor can link data to a specific student, or where</w:delText>
              </w:r>
            </w:del>
            <w:r>
              <w:t xml:space="preserve"> sensitive records</w:t>
            </w:r>
            <w:ins w:id="105" w:author="John Black" w:date="2026-02-14T15:17:00Z" w16du:dateUtc="2026-02-14T20:17:00Z">
              <w:r w:rsidR="00263A60">
                <w:t>.</w:t>
              </w:r>
              <w:r w:rsidR="00263A60">
                <w:br/>
              </w:r>
            </w:ins>
            <w:del w:id="106" w:author="John Black" w:date="2026-02-14T15:17:00Z" w16du:dateUtc="2026-02-14T20:17:00Z">
              <w:r>
                <w:delText xml:space="preserve"> are involved. </w:delText>
              </w:r>
            </w:del>
          </w:p>
          <w:p w14:paraId="0EFADD21" w14:textId="6B5C3289" w:rsidR="004A57E6" w:rsidRDefault="001E545B">
            <w:pPr>
              <w:spacing w:after="43" w:line="240" w:lineRule="auto"/>
              <w:ind w:left="0" w:right="84" w:firstLine="0"/>
              <w:jc w:val="both"/>
              <w:rPr>
                <w:del w:id="107" w:author="John Black" w:date="2026-02-14T15:17:00Z" w16du:dateUtc="2026-02-14T20:17:00Z"/>
              </w:rPr>
            </w:pPr>
            <w:r w:rsidRPr="00C15DAA">
              <w:rPr>
                <w:b/>
                <w:bCs/>
              </w:rPr>
              <w:t>Examples:</w:t>
            </w:r>
            <w:r>
              <w:rPr>
                <w:rPrChange w:id="108" w:author="John Black" w:date="2026-02-14T15:17:00Z" w16du:dateUtc="2026-02-14T20:17:00Z">
                  <w:rPr>
                    <w:b/>
                  </w:rPr>
                </w:rPrChange>
              </w:rPr>
              <w:t xml:space="preserve"> </w:t>
            </w:r>
            <w:r>
              <w:t>Adaptive learning platforms</w:t>
            </w:r>
            <w:ins w:id="109" w:author="John Black" w:date="2026-02-14T15:17:00Z" w16du:dateUtc="2026-02-14T20:17:00Z">
              <w:r w:rsidR="00263A60">
                <w:t>;</w:t>
              </w:r>
            </w:ins>
            <w:del w:id="110" w:author="John Black" w:date="2026-02-14T15:17:00Z" w16du:dateUtc="2026-02-14T20:17:00Z">
              <w:r>
                <w:delText xml:space="preserve"> (e.g., IXL, Khan Academy);</w:delText>
              </w:r>
            </w:del>
            <w:r>
              <w:t xml:space="preserve"> AI tutoring systems with student accounts; any tool integrated with the SIS or LMS; AI tools used in IEP/504 planning or progress monitoring.</w:t>
            </w:r>
            <w:del w:id="111" w:author="John Black" w:date="2026-02-14T15:17:00Z" w16du:dateUtc="2026-02-14T20:17:00Z">
              <w:r>
                <w:delText xml:space="preserve"> </w:delText>
              </w:r>
            </w:del>
          </w:p>
          <w:p w14:paraId="4901F07D" w14:textId="1B51171B" w:rsidR="004A57E6" w:rsidRPr="00C15DAA" w:rsidRDefault="001E545B">
            <w:pPr>
              <w:spacing w:after="46" w:line="259" w:lineRule="auto"/>
              <w:ind w:left="0" w:firstLine="0"/>
              <w:rPr>
                <w:del w:id="112" w:author="John Black" w:date="2026-02-14T15:17:00Z" w16du:dateUtc="2026-02-14T20:17:00Z"/>
                <w:b/>
                <w:bCs/>
                <w:rPrChange w:id="113" w:author="John Black" w:date="2026-02-14T15:24:00Z" w16du:dateUtc="2026-02-14T20:24:00Z">
                  <w:rPr>
                    <w:del w:id="114" w:author="John Black" w:date="2026-02-14T15:17:00Z" w16du:dateUtc="2026-02-14T20:17:00Z"/>
                  </w:rPr>
                </w:rPrChange>
              </w:rPr>
            </w:pPr>
            <w:r w:rsidRPr="00C15DAA">
              <w:rPr>
                <w:b/>
                <w:bCs/>
              </w:rPr>
              <w:t>Minimum Requirements:</w:t>
            </w:r>
            <w:del w:id="115" w:author="John Black" w:date="2026-02-14T15:17:00Z" w16du:dateUtc="2026-02-14T20:17:00Z">
              <w:r w:rsidRPr="00C15DAA">
                <w:rPr>
                  <w:b/>
                  <w:bCs/>
                  <w:rPrChange w:id="116" w:author="John Black" w:date="2026-02-14T15:24:00Z" w16du:dateUtc="2026-02-14T20:24:00Z">
                    <w:rPr/>
                  </w:rPrChange>
                </w:rPr>
                <w:delText xml:space="preserve"> </w:delText>
              </w:r>
            </w:del>
          </w:p>
          <w:p w14:paraId="6A73B969" w14:textId="77777777" w:rsidR="004A57E6" w:rsidRDefault="001E545B">
            <w:pPr>
              <w:numPr>
                <w:ilvl w:val="0"/>
                <w:numId w:val="7"/>
              </w:numPr>
              <w:spacing w:after="67" w:line="259" w:lineRule="auto"/>
              <w:ind w:left="720" w:hanging="360"/>
              <w:rPr>
                <w:del w:id="117" w:author="John Black" w:date="2026-02-14T15:17:00Z" w16du:dateUtc="2026-02-14T20:17:00Z"/>
              </w:rPr>
            </w:pPr>
            <w:r>
              <w:t xml:space="preserve">Signed DPA with explicit data handling, retention, </w:t>
            </w:r>
            <w:del w:id="118" w:author="John Black" w:date="2026-02-14T15:17:00Z" w16du:dateUtc="2026-02-14T20:17:00Z">
              <w:r>
                <w:delText xml:space="preserve">and </w:delText>
              </w:r>
            </w:del>
            <w:r>
              <w:t>deletion</w:t>
            </w:r>
            <w:ins w:id="119" w:author="John Black" w:date="2026-02-14T15:17:00Z" w16du:dateUtc="2026-02-14T20:17:00Z">
              <w:r w:rsidR="00263A60">
                <w:t xml:space="preserve">, subprocessors, and </w:t>
              </w:r>
              <w:proofErr w:type="gramStart"/>
              <w:r w:rsidR="00263A60">
                <w:t>prohibition on</w:t>
              </w:r>
              <w:proofErr w:type="gramEnd"/>
              <w:r w:rsidR="00263A60">
                <w:t xml:space="preserve"> AI model-training use of student data (unless expressly authorized)</w:t>
              </w:r>
              <w:r w:rsidR="00263A60">
                <w:br/>
                <w:t xml:space="preserve">Compliance verified for </w:t>
              </w:r>
            </w:ins>
            <w:del w:id="120" w:author="John Black" w:date="2026-02-14T15:17:00Z" w16du:dateUtc="2026-02-14T20:17:00Z">
              <w:r>
                <w:delText xml:space="preserve"> terms </w:delText>
              </w:r>
            </w:del>
          </w:p>
          <w:p w14:paraId="749CCE5A" w14:textId="77777777" w:rsidR="004A57E6" w:rsidRDefault="001E545B">
            <w:pPr>
              <w:numPr>
                <w:ilvl w:val="0"/>
                <w:numId w:val="7"/>
              </w:numPr>
              <w:spacing w:after="55" w:line="246" w:lineRule="auto"/>
              <w:ind w:left="720" w:hanging="360"/>
              <w:rPr>
                <w:del w:id="121" w:author="John Black" w:date="2026-02-14T15:17:00Z" w16du:dateUtc="2026-02-14T20:17:00Z"/>
              </w:rPr>
            </w:pPr>
            <w:r>
              <w:t xml:space="preserve">FERPA, </w:t>
            </w:r>
            <w:ins w:id="122" w:author="John Black" w:date="2026-02-14T15:17:00Z" w16du:dateUtc="2026-02-14T20:17:00Z">
              <w:r w:rsidR="00263A60">
                <w:t xml:space="preserve">IDEA/Section 504/ADA (as applicable), </w:t>
              </w:r>
            </w:ins>
            <w:r>
              <w:t>COPPA (if applicable), and Virginia student data privacy law</w:t>
            </w:r>
            <w:ins w:id="123" w:author="John Black" w:date="2026-02-14T15:17:00Z" w16du:dateUtc="2026-02-14T20:17:00Z">
              <w:r w:rsidR="00263A60">
                <w:br/>
              </w:r>
            </w:ins>
            <w:del w:id="124" w:author="John Black" w:date="2026-02-14T15:17:00Z" w16du:dateUtc="2026-02-14T20:17:00Z">
              <w:r>
                <w:delText xml:space="preserve"> compliance verified </w:delText>
              </w:r>
            </w:del>
          </w:p>
          <w:p w14:paraId="3EA55166" w14:textId="61CE0042" w:rsidR="004A57E6" w:rsidRDefault="001E545B">
            <w:pPr>
              <w:numPr>
                <w:ilvl w:val="0"/>
                <w:numId w:val="7"/>
              </w:numPr>
              <w:spacing w:after="77" w:line="245" w:lineRule="auto"/>
              <w:ind w:left="720" w:hanging="360"/>
              <w:rPr>
                <w:del w:id="125" w:author="John Black" w:date="2026-02-14T15:17:00Z" w16du:dateUtc="2026-02-14T20:17:00Z"/>
              </w:rPr>
            </w:pPr>
            <w:r>
              <w:t>For tools touching IEP/504 data: IDEA</w:t>
            </w:r>
            <w:ins w:id="126" w:author="John Black" w:date="2026-02-14T15:17:00Z" w16du:dateUtc="2026-02-14T20:17:00Z">
              <w:r w:rsidR="00263A60">
                <w:t>/504</w:t>
              </w:r>
            </w:ins>
            <w:r>
              <w:t xml:space="preserve"> compliance review + explicit parental/guardian consent</w:t>
            </w:r>
            <w:ins w:id="127" w:author="John Black" w:date="2026-02-14T15:17:00Z" w16du:dateUtc="2026-02-14T20:17:00Z">
              <w:r w:rsidR="00263A60">
                <w:t>, as required</w:t>
              </w:r>
            </w:ins>
            <w:del w:id="128" w:author="John Black" w:date="2026-02-14T15:17:00Z" w16du:dateUtc="2026-02-14T20:17:00Z">
              <w:r>
                <w:delText xml:space="preserve"> </w:delText>
              </w:r>
            </w:del>
          </w:p>
          <w:p w14:paraId="673095E3" w14:textId="77777777" w:rsidR="004A57E6" w:rsidRDefault="001E545B">
            <w:pPr>
              <w:numPr>
                <w:ilvl w:val="0"/>
                <w:numId w:val="7"/>
              </w:numPr>
              <w:spacing w:after="81" w:line="246" w:lineRule="auto"/>
              <w:ind w:left="720" w:hanging="360"/>
              <w:rPr>
                <w:del w:id="129" w:author="John Black" w:date="2026-02-14T15:17:00Z" w16du:dateUtc="2026-02-14T20:17:00Z"/>
              </w:rPr>
            </w:pPr>
            <w:r>
              <w:t>Vendor security assessment (encryption, access controls, breach notification procedures</w:t>
            </w:r>
            <w:ins w:id="130" w:author="John Black" w:date="2026-02-14T15:17:00Z" w16du:dateUtc="2026-02-14T20:17:00Z">
              <w:r w:rsidR="00263A60">
                <w:t>, incident response)</w:t>
              </w:r>
              <w:r w:rsidR="00263A60">
                <w:br/>
                <w:t>Right-sized impact/</w:t>
              </w:r>
            </w:ins>
            <w:del w:id="131" w:author="John Black" w:date="2026-02-14T15:17:00Z" w16du:dateUtc="2026-02-14T20:17:00Z">
              <w:r>
                <w:delText xml:space="preserve">) </w:delText>
              </w:r>
            </w:del>
          </w:p>
          <w:p w14:paraId="4DF30B84" w14:textId="0EF3E791" w:rsidR="004A57E6" w:rsidRDefault="001E545B">
            <w:pPr>
              <w:numPr>
                <w:ilvl w:val="0"/>
                <w:numId w:val="7"/>
              </w:numPr>
              <w:spacing w:after="67" w:line="259" w:lineRule="auto"/>
              <w:ind w:left="720" w:hanging="360"/>
              <w:rPr>
                <w:del w:id="132" w:author="John Black" w:date="2026-02-14T15:17:00Z" w16du:dateUtc="2026-02-14T20:17:00Z"/>
              </w:rPr>
            </w:pPr>
            <w:del w:id="133" w:author="John Black" w:date="2026-02-14T15:17:00Z" w16du:dateUtc="2026-02-14T20:17:00Z">
              <w:r>
                <w:delText xml:space="preserve">Algorithmic </w:delText>
              </w:r>
            </w:del>
            <w:r>
              <w:t xml:space="preserve">bias assessment for </w:t>
            </w:r>
            <w:ins w:id="134" w:author="John Black" w:date="2026-02-14T15:17:00Z" w16du:dateUtc="2026-02-14T20:17:00Z">
              <w:r w:rsidR="00263A60">
                <w:t>tools</w:t>
              </w:r>
            </w:ins>
            <w:del w:id="135" w:author="John Black" w:date="2026-02-14T15:17:00Z" w16du:dateUtc="2026-02-14T20:17:00Z">
              <w:r>
                <w:delText>any tool</w:delText>
              </w:r>
            </w:del>
            <w:r>
              <w:t xml:space="preserve"> making recommendations about students </w:t>
            </w:r>
            <w:ins w:id="136" w:author="John Black" w:date="2026-02-14T15:17:00Z" w16du:dateUtc="2026-02-14T20:17:00Z">
              <w:r w:rsidR="00263A60">
                <w:t>(with disability-focused review when applicable)</w:t>
              </w:r>
            </w:ins>
          </w:p>
          <w:p w14:paraId="000DAFEF" w14:textId="3C423DBE" w:rsidR="004A57E6" w:rsidRDefault="001E545B">
            <w:pPr>
              <w:numPr>
                <w:ilvl w:val="0"/>
                <w:numId w:val="7"/>
              </w:numPr>
              <w:spacing w:line="250" w:lineRule="auto"/>
              <w:ind w:left="720" w:hanging="360"/>
              <w:rPr>
                <w:del w:id="137" w:author="John Black" w:date="2026-02-14T15:17:00Z" w16du:dateUtc="2026-02-14T20:17:00Z"/>
              </w:rPr>
            </w:pPr>
            <w:r>
              <w:t>Human-in-the-loop requirement for any consequential decisions (placement, grading, intervention</w:t>
            </w:r>
            <w:ins w:id="138" w:author="John Black" w:date="2026-02-14T15:17:00Z" w16du:dateUtc="2026-02-14T20:17:00Z">
              <w:r w:rsidR="00263A60">
                <w:t>, discipline)</w:t>
              </w:r>
            </w:ins>
            <w:del w:id="139" w:author="John Black" w:date="2026-02-14T15:17:00Z" w16du:dateUtc="2026-02-14T20:17:00Z">
              <w:r>
                <w:delText xml:space="preserve">) </w:delText>
              </w:r>
            </w:del>
          </w:p>
          <w:p w14:paraId="2823034C" w14:textId="49AD1F66" w:rsidR="004A57E6" w:rsidRDefault="001E545B">
            <w:pPr>
              <w:numPr>
                <w:ilvl w:val="0"/>
                <w:numId w:val="7"/>
              </w:numPr>
              <w:spacing w:after="71" w:line="259" w:lineRule="auto"/>
              <w:ind w:left="720" w:hanging="360"/>
              <w:rPr>
                <w:del w:id="140" w:author="John Black" w:date="2026-02-14T15:17:00Z" w16du:dateUtc="2026-02-14T20:17:00Z"/>
              </w:rPr>
            </w:pPr>
            <w:r>
              <w:t>Data deletion confirmation process when tool is discontinued</w:t>
            </w:r>
            <w:del w:id="141" w:author="John Black" w:date="2026-02-14T15:17:00Z" w16du:dateUtc="2026-02-14T20:17:00Z">
              <w:r>
                <w:delText xml:space="preserve"> </w:delText>
              </w:r>
            </w:del>
          </w:p>
          <w:p w14:paraId="6242392D" w14:textId="4706766D" w:rsidR="004A57E6" w:rsidRDefault="001E545B">
            <w:pPr>
              <w:numPr>
                <w:ilvl w:val="0"/>
                <w:numId w:val="7"/>
              </w:numPr>
              <w:spacing w:after="38" w:line="259" w:lineRule="auto"/>
              <w:ind w:left="720" w:hanging="360"/>
              <w:rPr>
                <w:del w:id="142" w:author="John Black" w:date="2026-02-14T15:17:00Z" w16du:dateUtc="2026-02-14T20:17:00Z"/>
              </w:rPr>
            </w:pPr>
            <w:r>
              <w:t xml:space="preserve">Semi-annual compliance </w:t>
            </w:r>
            <w:ins w:id="143" w:author="John Black" w:date="2026-02-14T15:17:00Z" w16du:dateUtc="2026-02-14T20:17:00Z">
              <w:r w:rsidR="00263A60">
                <w:t>review/</w:t>
              </w:r>
            </w:ins>
            <w:r>
              <w:t xml:space="preserve">audit </w:t>
            </w:r>
            <w:ins w:id="144" w:author="John Black" w:date="2026-02-14T15:17:00Z" w16du:dateUtc="2026-02-14T20:17:00Z">
              <w:r w:rsidR="00263A60">
                <w:t>for Tier 3 tools (focus on data practices + terms changes + incidents)</w:t>
              </w:r>
            </w:ins>
          </w:p>
          <w:p w14:paraId="21984E2A" w14:textId="77777777" w:rsidR="004A57E6" w:rsidRDefault="001E545B">
            <w:pPr>
              <w:pPrChange w:id="145" w:author="John Black" w:date="2026-02-14T15:17:00Z" w16du:dateUtc="2026-02-14T20:17:00Z">
                <w:pPr>
                  <w:spacing w:after="0" w:line="259" w:lineRule="auto"/>
                  <w:ind w:left="0" w:firstLine="0"/>
                </w:pPr>
              </w:pPrChange>
            </w:pPr>
            <w:r w:rsidRPr="00C15DAA">
              <w:rPr>
                <w:b/>
                <w:bCs/>
              </w:rPr>
              <w:t>Approval:</w:t>
            </w:r>
            <w:r>
              <w:rPr>
                <w:rPrChange w:id="146" w:author="John Black" w:date="2026-02-14T15:17:00Z" w16du:dateUtc="2026-02-14T20:17:00Z">
                  <w:rPr>
                    <w:b/>
                  </w:rPr>
                </w:rPrChange>
              </w:rPr>
              <w:t xml:space="preserve"> </w:t>
            </w:r>
            <w:r>
              <w:t>District-level review (IT + curriculum + administration + legal). Full DPA + security review required. Pilot period recommended before broad deployment.</w:t>
            </w:r>
            <w:del w:id="147" w:author="John Black" w:date="2026-02-14T15:17:00Z" w16du:dateUtc="2026-02-14T20:17:00Z">
              <w:r>
                <w:delText xml:space="preserve"> </w:delText>
              </w:r>
            </w:del>
          </w:p>
        </w:tc>
      </w:tr>
    </w:tbl>
    <w:p w14:paraId="47C8F824" w14:textId="77777777" w:rsidR="004A57E6" w:rsidRDefault="001E545B">
      <w:pPr>
        <w:spacing w:after="0" w:line="259" w:lineRule="auto"/>
        <w:ind w:left="0" w:firstLine="0"/>
        <w:jc w:val="both"/>
      </w:pPr>
      <w:r>
        <w:t xml:space="preserve"> </w:t>
      </w:r>
    </w:p>
    <w:tbl>
      <w:tblPr>
        <w:tblStyle w:val="TableGrid"/>
        <w:tblW w:w="9364" w:type="dxa"/>
        <w:tblInd w:w="-2" w:type="dxa"/>
        <w:tblCellMar>
          <w:left w:w="122" w:type="dxa"/>
          <w:right w:w="77" w:type="dxa"/>
        </w:tblCellMar>
        <w:tblLook w:val="04A0" w:firstRow="1" w:lastRow="0" w:firstColumn="1" w:lastColumn="0" w:noHBand="0" w:noVBand="1"/>
      </w:tblPr>
      <w:tblGrid>
        <w:gridCol w:w="9364"/>
      </w:tblGrid>
      <w:tr w:rsidR="004A57E6" w14:paraId="2269CD76" w14:textId="77777777">
        <w:trPr>
          <w:trHeight w:val="5299"/>
        </w:trPr>
        <w:tc>
          <w:tcPr>
            <w:tcW w:w="9364" w:type="dxa"/>
            <w:tcBorders>
              <w:top w:val="single" w:sz="6" w:space="0" w:color="7D3C98"/>
              <w:left w:val="single" w:sz="2" w:space="0" w:color="CCCCCC"/>
              <w:bottom w:val="single" w:sz="2" w:space="0" w:color="CCCCCC"/>
              <w:right w:val="single" w:sz="2" w:space="0" w:color="CCCCCC"/>
            </w:tcBorders>
            <w:shd w:val="clear" w:color="auto" w:fill="F4E6FF"/>
            <w:vAlign w:val="center"/>
          </w:tcPr>
          <w:p w14:paraId="03E45054" w14:textId="709A7075" w:rsidR="004A57E6" w:rsidRPr="00C15DAA" w:rsidRDefault="001E545B">
            <w:pPr>
              <w:spacing w:after="50" w:line="259" w:lineRule="auto"/>
              <w:ind w:left="0" w:firstLine="0"/>
              <w:rPr>
                <w:del w:id="148" w:author="John Black" w:date="2026-02-14T15:17:00Z" w16du:dateUtc="2026-02-14T20:17:00Z"/>
                <w:b/>
                <w:bCs/>
                <w:rPrChange w:id="149" w:author="John Black" w:date="2026-02-14T15:25:00Z" w16du:dateUtc="2026-02-14T20:25:00Z">
                  <w:rPr>
                    <w:del w:id="150" w:author="John Black" w:date="2026-02-14T15:17:00Z" w16du:dateUtc="2026-02-14T20:17:00Z"/>
                  </w:rPr>
                </w:rPrChange>
              </w:rPr>
            </w:pPr>
            <w:r w:rsidRPr="00C15DAA">
              <w:rPr>
                <w:b/>
                <w:bCs/>
              </w:rPr>
              <w:t xml:space="preserve">Special </w:t>
            </w:r>
            <w:ins w:id="151" w:author="John Black" w:date="2026-02-14T15:17:00Z" w16du:dateUtc="2026-02-14T20:17:00Z">
              <w:r w:rsidR="00263A60" w:rsidRPr="00C15DAA">
                <w:rPr>
                  <w:b/>
                  <w:bCs/>
                  <w:rPrChange w:id="152" w:author="John Black" w:date="2026-02-14T15:25:00Z" w16du:dateUtc="2026-02-14T20:25:00Z">
                    <w:rPr/>
                  </w:rPrChange>
                </w:rPr>
                <w:t>Considerations</w:t>
              </w:r>
            </w:ins>
            <w:del w:id="153" w:author="John Black" w:date="2026-02-14T15:17:00Z" w16du:dateUtc="2026-02-14T20:17:00Z">
              <w:r w:rsidRPr="00C15DAA">
                <w:rPr>
                  <w:b/>
                  <w:bCs/>
                </w:rPr>
                <w:delText>Consideration</w:delText>
              </w:r>
            </w:del>
            <w:r w:rsidRPr="00C15DAA">
              <w:rPr>
                <w:b/>
                <w:bCs/>
              </w:rPr>
              <w:t>: Students with Disabilities</w:t>
            </w:r>
            <w:r w:rsidRPr="00C15DAA">
              <w:rPr>
                <w:b/>
                <w:bCs/>
                <w:rPrChange w:id="154" w:author="John Black" w:date="2026-02-14T15:25:00Z" w16du:dateUtc="2026-02-14T20:25:00Z">
                  <w:rPr/>
                </w:rPrChange>
              </w:rPr>
              <w:t xml:space="preserve"> </w:t>
            </w:r>
            <w:ins w:id="155" w:author="John Black" w:date="2026-02-14T15:17:00Z" w16du:dateUtc="2026-02-14T20:17:00Z">
              <w:r w:rsidR="00263A60" w:rsidRPr="00C15DAA">
                <w:rPr>
                  <w:b/>
                  <w:bCs/>
                  <w:rPrChange w:id="156" w:author="John Black" w:date="2026-02-14T15:25:00Z" w16du:dateUtc="2026-02-14T20:25:00Z">
                    <w:rPr/>
                  </w:rPrChange>
                </w:rPr>
                <w:t>and Other Sensitive Contexts</w:t>
              </w:r>
            </w:ins>
          </w:p>
          <w:p w14:paraId="68EA526C" w14:textId="16C03EF8" w:rsidR="004A57E6" w:rsidRDefault="001E545B">
            <w:pPr>
              <w:spacing w:after="57" w:line="245" w:lineRule="auto"/>
              <w:ind w:left="0" w:firstLine="0"/>
              <w:rPr>
                <w:del w:id="157" w:author="John Black" w:date="2026-02-14T15:17:00Z" w16du:dateUtc="2026-02-14T20:17:00Z"/>
              </w:rPr>
            </w:pPr>
            <w:r>
              <w:t xml:space="preserve">AI tools used with students receiving SPED services require heightened scrutiny regardless of </w:t>
            </w:r>
            <w:proofErr w:type="gramStart"/>
            <w:r>
              <w:t>tier</w:t>
            </w:r>
            <w:proofErr w:type="gramEnd"/>
            <w:r>
              <w:t xml:space="preserve">. </w:t>
            </w:r>
            <w:ins w:id="158" w:author="John Black" w:date="2026-02-14T15:17:00Z" w16du:dateUtc="2026-02-14T20:17:00Z">
              <w:r w:rsidR="00263A60">
                <w:t xml:space="preserve">In addition to FERPA, FCCPS must ensure AI practices align with IDEA, Section 504, and ADA expectations (as applicable). </w:t>
              </w:r>
            </w:ins>
            <w:r>
              <w:t>The following data categories are especially sensitive and trigger additional requirements:</w:t>
            </w:r>
            <w:del w:id="159" w:author="John Black" w:date="2026-02-14T15:17:00Z" w16du:dateUtc="2026-02-14T20:17:00Z">
              <w:r>
                <w:delText xml:space="preserve"> </w:delText>
              </w:r>
            </w:del>
          </w:p>
          <w:p w14:paraId="0068E403" w14:textId="77777777" w:rsidR="004A57E6" w:rsidRDefault="001E545B">
            <w:pPr>
              <w:numPr>
                <w:ilvl w:val="0"/>
                <w:numId w:val="8"/>
              </w:numPr>
              <w:spacing w:after="84" w:line="240" w:lineRule="auto"/>
              <w:ind w:left="720" w:hanging="360"/>
              <w:rPr>
                <w:del w:id="160" w:author="John Black" w:date="2026-02-14T15:17:00Z" w16du:dateUtc="2026-02-14T20:17:00Z"/>
              </w:rPr>
            </w:pPr>
            <w:r w:rsidRPr="00C15DAA">
              <w:rPr>
                <w:b/>
                <w:bCs/>
              </w:rPr>
              <w:t>IEP/504 plan data:</w:t>
            </w:r>
            <w:r>
              <w:rPr>
                <w:rPrChange w:id="161" w:author="John Black" w:date="2026-02-14T15:17:00Z" w16du:dateUtc="2026-02-14T20:17:00Z">
                  <w:rPr>
                    <w:b/>
                  </w:rPr>
                </w:rPrChange>
              </w:rPr>
              <w:t xml:space="preserve"> </w:t>
            </w:r>
            <w:r>
              <w:t>Disability classifications, accommodations, modifications, and progress monitoring data.</w:t>
            </w:r>
            <w:ins w:id="162" w:author="John Black" w:date="2026-02-14T15:17:00Z" w16du:dateUtc="2026-02-14T20:17:00Z">
              <w:r w:rsidR="00263A60">
                <w:br/>
                <w:t>Assistive</w:t>
              </w:r>
            </w:ins>
            <w:del w:id="163" w:author="John Black" w:date="2026-02-14T15:17:00Z" w16du:dateUtc="2026-02-14T20:17:00Z">
              <w:r>
                <w:delText xml:space="preserve"> IDEA requires these records receive protections beyond standard FERPA requirements. </w:delText>
              </w:r>
            </w:del>
          </w:p>
          <w:p w14:paraId="52FFF459" w14:textId="77777777" w:rsidR="004A57E6" w:rsidRDefault="001E545B">
            <w:pPr>
              <w:numPr>
                <w:ilvl w:val="0"/>
                <w:numId w:val="8"/>
              </w:numPr>
              <w:spacing w:after="77" w:line="246" w:lineRule="auto"/>
              <w:ind w:left="720" w:hanging="360"/>
              <w:rPr>
                <w:del w:id="164" w:author="John Black" w:date="2026-02-14T15:17:00Z" w16du:dateUtc="2026-02-14T20:17:00Z"/>
              </w:rPr>
            </w:pPr>
            <w:del w:id="165" w:author="John Black" w:date="2026-02-14T15:17:00Z" w16du:dateUtc="2026-02-14T20:17:00Z">
              <w:r w:rsidRPr="00C15DAA">
                <w:rPr>
                  <w:b/>
                </w:rPr>
                <w:delText>Adaptive</w:delText>
              </w:r>
            </w:del>
            <w:r w:rsidRPr="00C15DAA">
              <w:rPr>
                <w:b/>
              </w:rPr>
              <w:t xml:space="preserve"> technology usage patterns:</w:t>
            </w:r>
            <w:r>
              <w:rPr>
                <w:rPrChange w:id="166" w:author="John Black" w:date="2026-02-14T15:17:00Z" w16du:dateUtc="2026-02-14T20:17:00Z">
                  <w:rPr>
                    <w:b/>
                  </w:rPr>
                </w:rPrChange>
              </w:rPr>
              <w:t xml:space="preserve"> </w:t>
            </w:r>
            <w:r>
              <w:t>Data from assistive tech tools may reveal disability-related information even when not explicitly labeled as such.</w:t>
            </w:r>
            <w:ins w:id="167" w:author="John Black" w:date="2026-02-14T15:17:00Z" w16du:dateUtc="2026-02-14T20:17:00Z">
              <w:r w:rsidR="00263A60">
                <w:br/>
              </w:r>
            </w:ins>
            <w:del w:id="168" w:author="John Black" w:date="2026-02-14T15:17:00Z" w16du:dateUtc="2026-02-14T20:17:00Z">
              <w:r>
                <w:delText xml:space="preserve"> </w:delText>
              </w:r>
            </w:del>
          </w:p>
          <w:p w14:paraId="404DC915" w14:textId="65A20E8E" w:rsidR="004A57E6" w:rsidRDefault="001E545B">
            <w:pPr>
              <w:numPr>
                <w:ilvl w:val="0"/>
                <w:numId w:val="8"/>
              </w:numPr>
              <w:spacing w:after="82" w:line="242" w:lineRule="auto"/>
              <w:ind w:left="720" w:hanging="360"/>
              <w:rPr>
                <w:del w:id="169" w:author="John Black" w:date="2026-02-14T15:17:00Z" w16du:dateUtc="2026-02-14T20:17:00Z"/>
              </w:rPr>
            </w:pPr>
            <w:r w:rsidRPr="00C15DAA">
              <w:rPr>
                <w:b/>
                <w:bCs/>
              </w:rPr>
              <w:t xml:space="preserve">Behavioral </w:t>
            </w:r>
            <w:ins w:id="170" w:author="John Black" w:date="2026-02-14T15:17:00Z" w16du:dateUtc="2026-02-14T20:17:00Z">
              <w:r w:rsidR="00263A60" w:rsidRPr="00C15DAA">
                <w:rPr>
                  <w:b/>
                  <w:bCs/>
                  <w:rPrChange w:id="171" w:author="John Black" w:date="2026-02-14T15:25:00Z" w16du:dateUtc="2026-02-14T20:25:00Z">
                    <w:rPr/>
                  </w:rPrChange>
                </w:rPr>
                <w:t xml:space="preserve">and counseling-related </w:t>
              </w:r>
            </w:ins>
            <w:r w:rsidRPr="00C15DAA">
              <w:rPr>
                <w:b/>
                <w:bCs/>
              </w:rPr>
              <w:t>data</w:t>
            </w:r>
            <w:ins w:id="172" w:author="John Black" w:date="2026-02-14T15:17:00Z" w16du:dateUtc="2026-02-14T20:17:00Z">
              <w:r w:rsidR="00263A60" w:rsidRPr="00C15DAA">
                <w:rPr>
                  <w:b/>
                  <w:bCs/>
                  <w:rPrChange w:id="173" w:author="John Black" w:date="2026-02-14T15:25:00Z" w16du:dateUtc="2026-02-14T20:25:00Z">
                    <w:rPr/>
                  </w:rPrChange>
                </w:rPr>
                <w:t>:</w:t>
              </w:r>
              <w:r w:rsidR="00263A60">
                <w:t xml:space="preserve"> Monitoring/</w:t>
              </w:r>
            </w:ins>
            <w:del w:id="174" w:author="John Black" w:date="2026-02-14T15:17:00Z" w16du:dateUtc="2026-02-14T20:17:00Z">
              <w:r>
                <w:rPr>
                  <w:b/>
                </w:rPr>
                <w:delText xml:space="preserve"> from AI tools: </w:delText>
              </w:r>
              <w:r>
                <w:delText xml:space="preserve">AI-driven </w:delText>
              </w:r>
            </w:del>
            <w:r>
              <w:t xml:space="preserve">behavior </w:t>
            </w:r>
            <w:del w:id="175" w:author="John Black" w:date="2026-02-14T15:17:00Z" w16du:dateUtc="2026-02-14T20:17:00Z">
              <w:r>
                <w:delText xml:space="preserve">monitoring </w:delText>
              </w:r>
            </w:del>
            <w:r>
              <w:t xml:space="preserve">systems may </w:t>
            </w:r>
            <w:ins w:id="176" w:author="John Black" w:date="2026-02-14T15:17:00Z" w16du:dateUtc="2026-02-14T20:17:00Z">
              <w:r w:rsidR="00263A60">
                <w:t>amplify bias and drive high-stakes</w:t>
              </w:r>
            </w:ins>
            <w:del w:id="177" w:author="John Black" w:date="2026-02-14T15:17:00Z" w16du:dateUtc="2026-02-14T20:17:00Z">
              <w:r>
                <w:delText>flag behavioral differences in culturally diverse students or students with emotional/behavioral disabilities as problematic (Maslej et al., 2023), creating risk of bias-driven</w:delText>
              </w:r>
            </w:del>
            <w:r>
              <w:t xml:space="preserve"> consequences.</w:t>
            </w:r>
            <w:ins w:id="178" w:author="John Black" w:date="2026-02-14T15:17:00Z" w16du:dateUtc="2026-02-14T20:17:00Z">
              <w:r w:rsidR="00263A60">
                <w:br/>
                <w:t>Student artifacts: Work samples can reveal disability-related information and can re-identify students.</w:t>
              </w:r>
            </w:ins>
            <w:del w:id="179" w:author="John Black" w:date="2026-02-14T15:17:00Z" w16du:dateUtc="2026-02-14T20:17:00Z">
              <w:r>
                <w:delText xml:space="preserve"> </w:delText>
              </w:r>
            </w:del>
          </w:p>
          <w:p w14:paraId="03280F30" w14:textId="77777777" w:rsidR="004A57E6" w:rsidRDefault="001E545B">
            <w:pPr>
              <w:numPr>
                <w:ilvl w:val="0"/>
                <w:numId w:val="8"/>
              </w:numPr>
              <w:spacing w:after="71" w:line="246" w:lineRule="auto"/>
              <w:ind w:left="720" w:hanging="360"/>
              <w:rPr>
                <w:del w:id="180" w:author="John Black" w:date="2026-02-14T15:17:00Z" w16du:dateUtc="2026-02-14T20:17:00Z"/>
              </w:rPr>
            </w:pPr>
            <w:del w:id="181" w:author="John Black" w:date="2026-02-14T15:17:00Z" w16du:dateUtc="2026-02-14T20:17:00Z">
              <w:r>
                <w:rPr>
                  <w:b/>
                </w:rPr>
                <w:delText xml:space="preserve">Accommodation records: </w:delText>
              </w:r>
              <w:r>
                <w:delText xml:space="preserve">AI systems that process accommodation data could inadvertently create profiles that follow students beyond intended educational contexts. </w:delText>
              </w:r>
            </w:del>
          </w:p>
          <w:p w14:paraId="32DB4EC6" w14:textId="77777777" w:rsidR="004A57E6" w:rsidRDefault="001E545B">
            <w:pPr>
              <w:pPrChange w:id="182" w:author="John Black" w:date="2026-02-14T15:17:00Z" w16du:dateUtc="2026-02-14T20:17:00Z">
                <w:pPr>
                  <w:spacing w:after="0" w:line="259" w:lineRule="auto"/>
                  <w:ind w:left="0" w:firstLine="0"/>
                </w:pPr>
              </w:pPrChange>
            </w:pPr>
            <w:r w:rsidRPr="00C15DAA">
              <w:rPr>
                <w:b/>
                <w:bCs/>
              </w:rPr>
              <w:t>Additional requirement:</w:t>
            </w:r>
            <w:r>
              <w:rPr>
                <w:rPrChange w:id="183" w:author="John Black" w:date="2026-02-14T15:17:00Z" w16du:dateUtc="2026-02-14T20:17:00Z">
                  <w:rPr>
                    <w:b/>
                  </w:rPr>
                </w:rPrChange>
              </w:rPr>
              <w:t xml:space="preserve"> </w:t>
            </w:r>
            <w:r>
              <w:t xml:space="preserve">Any Tier 2 or Tier 3 tool used with SPED populations must include an accessibility review (assistive tech compatibility, UDL alignment) and </w:t>
            </w:r>
            <w:ins w:id="184" w:author="John Black" w:date="2026-02-14T15:17:00Z" w16du:dateUtc="2026-02-14T20:17:00Z">
              <w:r w:rsidR="00263A60">
                <w:t>a disability-</w:t>
              </w:r>
            </w:ins>
            <w:del w:id="185" w:author="John Black" w:date="2026-02-14T15:17:00Z" w16du:dateUtc="2026-02-14T20:17:00Z">
              <w:r>
                <w:delText xml:space="preserve">an algorithmic bias assessment </w:delText>
              </w:r>
            </w:del>
            <w:r>
              <w:t xml:space="preserve">focused </w:t>
            </w:r>
            <w:ins w:id="186" w:author="John Black" w:date="2026-02-14T15:17:00Z" w16du:dateUtc="2026-02-14T20:17:00Z">
              <w:r w:rsidR="00263A60">
                <w:t xml:space="preserve">impact/bias review of </w:t>
              </w:r>
            </w:ins>
            <w:del w:id="187" w:author="John Black" w:date="2026-02-14T15:17:00Z" w16du:dateUtc="2026-02-14T20:17:00Z">
              <w:r>
                <w:delText xml:space="preserve">on disability-related </w:delText>
              </w:r>
            </w:del>
            <w:r>
              <w:t>outcomes.</w:t>
            </w:r>
            <w:del w:id="188" w:author="John Black" w:date="2026-02-14T15:17:00Z" w16du:dateUtc="2026-02-14T20:17:00Z">
              <w:r>
                <w:delText xml:space="preserve"> </w:delText>
              </w:r>
            </w:del>
          </w:p>
        </w:tc>
      </w:tr>
    </w:tbl>
    <w:p w14:paraId="4FFBF5F1" w14:textId="77777777" w:rsidR="004A57E6" w:rsidRDefault="001E545B" w:rsidP="00734B05">
      <w:pPr>
        <w:pStyle w:val="Heading2"/>
      </w:pPr>
      <w:r>
        <w:t xml:space="preserve">Deliverable 2: Procurement / Governance </w:t>
      </w:r>
      <w:r w:rsidRPr="00734B05">
        <w:t>Decision</w:t>
      </w:r>
      <w:r>
        <w:t xml:space="preserve"> Checklist </w:t>
      </w:r>
    </w:p>
    <w:p w14:paraId="101702BC" w14:textId="77777777" w:rsidR="004A57E6" w:rsidDel="00C15DAA" w:rsidRDefault="001E545B">
      <w:pPr>
        <w:spacing w:after="102"/>
        <w:ind w:left="0" w:firstLine="0"/>
        <w:rPr>
          <w:del w:id="189" w:author="John Black" w:date="2026-02-14T15:26:00Z" w16du:dateUtc="2026-02-14T20:26:00Z"/>
        </w:rPr>
      </w:pPr>
      <w:r>
        <w:rPr>
          <w:b/>
        </w:rPr>
        <w:t>Requirement</w:t>
      </w:r>
      <w:r>
        <w:t>: "A short procurement/governance decision checklist (what must be true before adoption)"</w:t>
      </w:r>
      <w:del w:id="190" w:author="John Black" w:date="2026-02-14T15:26:00Z" w16du:dateUtc="2026-02-14T20:26:00Z">
        <w:r w:rsidDel="00C15DAA">
          <w:delText xml:space="preserve"> </w:delText>
        </w:r>
      </w:del>
    </w:p>
    <w:p w14:paraId="5DD09427" w14:textId="77777777" w:rsidR="004A57E6" w:rsidRDefault="001E545B">
      <w:pPr>
        <w:spacing w:after="102"/>
        <w:ind w:left="0" w:firstLine="0"/>
        <w:pPrChange w:id="191" w:author="John Black" w:date="2026-02-14T15:26:00Z" w16du:dateUtc="2026-02-14T20:26:00Z">
          <w:pPr>
            <w:spacing w:after="0" w:line="259" w:lineRule="auto"/>
            <w:ind w:left="0" w:firstLine="0"/>
          </w:pPr>
        </w:pPrChange>
      </w:pPr>
      <w:del w:id="192" w:author="John Black" w:date="2026-02-14T15:26:00Z" w16du:dateUtc="2026-02-14T20:26:00Z">
        <w:r w:rsidDel="00C15DAA">
          <w:delText xml:space="preserve"> </w:delText>
        </w:r>
      </w:del>
    </w:p>
    <w:p w14:paraId="25D07C4E" w14:textId="77777777" w:rsidR="004A57E6" w:rsidRDefault="001E545B">
      <w:pPr>
        <w:spacing w:after="266"/>
        <w:ind w:left="0" w:firstLine="0"/>
      </w:pPr>
      <w:r>
        <w:t xml:space="preserve">This checklist is designed for any FCCPS staff member, administrator, or department considering adopting a new AI tool. It answers one question: Can we use this tool? Every item must be confirmed before the tool can move forward at its designated tier. </w:t>
      </w:r>
      <w:del w:id="193" w:author="Jillian Burke" w:date="2026-02-14T15:17:00Z" w16du:dateUtc="2026-02-14T20:17:00Z">
        <w:r>
          <w:delText>Recommendation: maintain a one-page staff-facing checklist plus an IT/procurement appendix for deeper security, contract, and compliance review steps.</w:delText>
        </w:r>
      </w:del>
    </w:p>
    <w:p w14:paraId="4A3D7189" w14:textId="77777777" w:rsidR="004A57E6" w:rsidRPr="00734B05" w:rsidRDefault="001E545B" w:rsidP="00734B05">
      <w:pPr>
        <w:pStyle w:val="Heading3"/>
      </w:pPr>
      <w:r w:rsidRPr="00734B05">
        <w:t xml:space="preserve">Step 1: Classify the Tool </w:t>
      </w:r>
    </w:p>
    <w:tbl>
      <w:tblPr>
        <w:tblStyle w:val="TableGrid"/>
        <w:tblW w:w="9364" w:type="dxa"/>
        <w:tblInd w:w="-2" w:type="dxa"/>
        <w:tblCellMar>
          <w:top w:w="134" w:type="dxa"/>
          <w:left w:w="122" w:type="dxa"/>
          <w:right w:w="115" w:type="dxa"/>
        </w:tblCellMar>
        <w:tblLook w:val="04A0" w:firstRow="1" w:lastRow="0" w:firstColumn="1" w:lastColumn="0" w:noHBand="0" w:noVBand="1"/>
        <w:tblPrChange w:id="194" w:author="John Black" w:date="2026-02-14T15:27:00Z" w16du:dateUtc="2026-02-14T20:27:00Z">
          <w:tblPr>
            <w:tblStyle w:val="TableGrid"/>
            <w:tblW w:w="9364" w:type="dxa"/>
            <w:tblInd w:w="-2" w:type="dxa"/>
            <w:tblCellMar>
              <w:top w:w="134" w:type="dxa"/>
              <w:left w:w="122" w:type="dxa"/>
              <w:right w:w="115" w:type="dxa"/>
            </w:tblCellMar>
            <w:tblLook w:val="04A0" w:firstRow="1" w:lastRow="0" w:firstColumn="1" w:lastColumn="0" w:noHBand="0" w:noVBand="1"/>
          </w:tblPr>
        </w:tblPrChange>
      </w:tblPr>
      <w:tblGrid>
        <w:gridCol w:w="6003"/>
        <w:gridCol w:w="3361"/>
        <w:tblGridChange w:id="195">
          <w:tblGrid>
            <w:gridCol w:w="2"/>
            <w:gridCol w:w="6001"/>
            <w:gridCol w:w="2"/>
            <w:gridCol w:w="3359"/>
            <w:gridCol w:w="2"/>
          </w:tblGrid>
        </w:tblGridChange>
      </w:tblGrid>
      <w:tr w:rsidR="004A57E6" w14:paraId="7D061F53" w14:textId="77777777" w:rsidTr="00C15DAA">
        <w:trPr>
          <w:trHeight w:val="476"/>
          <w:trPrChange w:id="196" w:author="John Black" w:date="2026-02-14T15:27:00Z" w16du:dateUtc="2026-02-14T20:27:00Z">
            <w:trPr>
              <w:gridBefore w:val="1"/>
              <w:trHeight w:val="476"/>
            </w:trPr>
          </w:trPrChange>
        </w:trPr>
        <w:tc>
          <w:tcPr>
            <w:tcW w:w="6003" w:type="dxa"/>
            <w:tcBorders>
              <w:top w:val="single" w:sz="2" w:space="0" w:color="CCCCCC"/>
              <w:left w:val="single" w:sz="2" w:space="0" w:color="CCCCCC"/>
              <w:bottom w:val="single" w:sz="2" w:space="0" w:color="CCCCCC"/>
              <w:right w:val="single" w:sz="2" w:space="0" w:color="CCCCCC"/>
            </w:tcBorders>
            <w:shd w:val="clear" w:color="auto" w:fill="1B3A5C"/>
            <w:vAlign w:val="center"/>
            <w:tcPrChange w:id="197" w:author="John Black" w:date="2026-02-14T15:27:00Z" w16du:dateUtc="2026-02-14T20:27:00Z">
              <w:tcPr>
                <w:tcW w:w="6002" w:type="dxa"/>
                <w:gridSpan w:val="2"/>
                <w:tcBorders>
                  <w:top w:val="single" w:sz="2" w:space="0" w:color="CCCCCC"/>
                  <w:left w:val="single" w:sz="2" w:space="0" w:color="CCCCCC"/>
                  <w:bottom w:val="single" w:sz="2" w:space="0" w:color="CCCCCC"/>
                  <w:right w:val="single" w:sz="2" w:space="0" w:color="CCCCCC"/>
                </w:tcBorders>
                <w:shd w:val="clear" w:color="auto" w:fill="1B3A5C"/>
                <w:vAlign w:val="center"/>
              </w:tcPr>
            </w:tcPrChange>
          </w:tcPr>
          <w:p w14:paraId="32396D43" w14:textId="77777777" w:rsidR="004A57E6" w:rsidRPr="00C15DAA" w:rsidRDefault="001E545B">
            <w:pPr>
              <w:rPr>
                <w:b/>
                <w:bCs/>
                <w:color w:val="FFFFFF" w:themeColor="background1"/>
                <w:rPrChange w:id="198" w:author="John Black" w:date="2026-02-14T15:26:00Z" w16du:dateUtc="2026-02-14T20:26:00Z">
                  <w:rPr/>
                </w:rPrChange>
              </w:rPr>
              <w:pPrChange w:id="199" w:author="John Black" w:date="2026-02-14T15:17:00Z" w16du:dateUtc="2026-02-14T20:17:00Z">
                <w:pPr>
                  <w:spacing w:after="0" w:line="259" w:lineRule="auto"/>
                  <w:ind w:left="0" w:firstLine="0"/>
                </w:pPr>
              </w:pPrChange>
            </w:pPr>
            <w:r w:rsidRPr="00C15DAA">
              <w:rPr>
                <w:b/>
                <w:bCs/>
                <w:color w:val="FFFFFF" w:themeColor="background1"/>
                <w:rPrChange w:id="200" w:author="John Black" w:date="2026-02-14T15:26:00Z" w16du:dateUtc="2026-02-14T20:26:00Z">
                  <w:rPr>
                    <w:b/>
                    <w:color w:val="FFFFFF"/>
                  </w:rPr>
                </w:rPrChange>
              </w:rPr>
              <w:t>Question</w:t>
            </w:r>
            <w:del w:id="201" w:author="John Black" w:date="2026-02-14T15:17:00Z" w16du:dateUtc="2026-02-14T20:17:00Z">
              <w:r w:rsidRPr="00C15DAA">
                <w:rPr>
                  <w:b/>
                  <w:bCs/>
                  <w:color w:val="FFFFFF" w:themeColor="background1"/>
                  <w:rPrChange w:id="202" w:author="John Black" w:date="2026-02-14T15:26:00Z" w16du:dateUtc="2026-02-14T20:26:00Z">
                    <w:rPr>
                      <w:color w:val="FFFFFF"/>
                    </w:rPr>
                  </w:rPrChange>
                </w:rPr>
                <w:delText xml:space="preserve"> </w:delText>
              </w:r>
            </w:del>
          </w:p>
        </w:tc>
        <w:tc>
          <w:tcPr>
            <w:tcW w:w="3361" w:type="dxa"/>
            <w:tcBorders>
              <w:top w:val="single" w:sz="2" w:space="0" w:color="CCCCCC"/>
              <w:left w:val="single" w:sz="2" w:space="0" w:color="CCCCCC"/>
              <w:bottom w:val="single" w:sz="2" w:space="0" w:color="CCCCCC"/>
              <w:right w:val="single" w:sz="2" w:space="0" w:color="CCCCCC"/>
            </w:tcBorders>
            <w:shd w:val="clear" w:color="auto" w:fill="1B3A5C"/>
            <w:vAlign w:val="center"/>
            <w:tcPrChange w:id="203" w:author="John Black" w:date="2026-02-14T15:27:00Z" w16du:dateUtc="2026-02-14T20:27:00Z">
              <w:tcPr>
                <w:tcW w:w="3361" w:type="dxa"/>
                <w:gridSpan w:val="2"/>
                <w:tcBorders>
                  <w:top w:val="single" w:sz="2" w:space="0" w:color="CCCCCC"/>
                  <w:left w:val="single" w:sz="2" w:space="0" w:color="CCCCCC"/>
                  <w:bottom w:val="single" w:sz="2" w:space="0" w:color="CCCCCC"/>
                  <w:right w:val="single" w:sz="2" w:space="0" w:color="CCCCCC"/>
                </w:tcBorders>
                <w:shd w:val="clear" w:color="auto" w:fill="1B3A5C"/>
                <w:vAlign w:val="center"/>
              </w:tcPr>
            </w:tcPrChange>
          </w:tcPr>
          <w:p w14:paraId="60216AAC" w14:textId="77777777" w:rsidR="004A57E6" w:rsidRPr="00C15DAA" w:rsidRDefault="001E545B">
            <w:pPr>
              <w:rPr>
                <w:b/>
                <w:bCs/>
                <w:color w:val="FFFFFF" w:themeColor="background1"/>
                <w:rPrChange w:id="204" w:author="John Black" w:date="2026-02-14T15:26:00Z" w16du:dateUtc="2026-02-14T20:26:00Z">
                  <w:rPr/>
                </w:rPrChange>
              </w:rPr>
              <w:pPrChange w:id="205" w:author="John Black" w:date="2026-02-14T15:17:00Z" w16du:dateUtc="2026-02-14T20:17:00Z">
                <w:pPr>
                  <w:spacing w:after="0" w:line="259" w:lineRule="auto"/>
                  <w:ind w:left="0" w:firstLine="0"/>
                </w:pPr>
              </w:pPrChange>
            </w:pPr>
            <w:r w:rsidRPr="00C15DAA">
              <w:rPr>
                <w:b/>
                <w:bCs/>
                <w:color w:val="FFFFFF" w:themeColor="background1"/>
                <w:rPrChange w:id="206" w:author="John Black" w:date="2026-02-14T15:26:00Z" w16du:dateUtc="2026-02-14T20:26:00Z">
                  <w:rPr>
                    <w:b/>
                    <w:color w:val="FFFFFF"/>
                  </w:rPr>
                </w:rPrChange>
              </w:rPr>
              <w:t>If YES →</w:t>
            </w:r>
            <w:del w:id="207" w:author="John Black" w:date="2026-02-14T15:17:00Z" w16du:dateUtc="2026-02-14T20:17:00Z">
              <w:r w:rsidRPr="00C15DAA">
                <w:rPr>
                  <w:b/>
                  <w:bCs/>
                  <w:color w:val="FFFFFF" w:themeColor="background1"/>
                  <w:rPrChange w:id="208" w:author="John Black" w:date="2026-02-14T15:26:00Z" w16du:dateUtc="2026-02-14T20:26:00Z">
                    <w:rPr>
                      <w:color w:val="FFFFFF"/>
                    </w:rPr>
                  </w:rPrChange>
                </w:rPr>
                <w:delText xml:space="preserve"> </w:delText>
              </w:r>
            </w:del>
          </w:p>
        </w:tc>
      </w:tr>
      <w:tr w:rsidR="004A57E6" w14:paraId="08ABA064" w14:textId="77777777" w:rsidTr="00C15DAA">
        <w:trPr>
          <w:trHeight w:val="1032"/>
          <w:del w:id="209" w:author="Jillian Burke" w:date="2026-02-14T15:17:00Z"/>
          <w:trPrChange w:id="210" w:author="John Black" w:date="2026-02-14T15:27:00Z" w16du:dateUtc="2026-02-14T20:27:00Z">
            <w:trPr>
              <w:gridBefore w:val="1"/>
              <w:trHeight w:val="1032"/>
            </w:trPr>
          </w:trPrChange>
        </w:trPr>
        <w:tc>
          <w:tcPr>
            <w:tcW w:w="6003" w:type="dxa"/>
            <w:tcBorders>
              <w:top w:val="single" w:sz="2" w:space="0" w:color="CCCCCC"/>
              <w:left w:val="single" w:sz="2" w:space="0" w:color="CCCCCC"/>
              <w:bottom w:val="single" w:sz="2" w:space="0" w:color="CCCCCC"/>
              <w:right w:val="single" w:sz="2" w:space="0" w:color="CCCCCC"/>
            </w:tcBorders>
            <w:shd w:val="clear" w:color="auto" w:fill="FFFFFF"/>
            <w:vAlign w:val="center"/>
            <w:tcPrChange w:id="211" w:author="John Black" w:date="2026-02-14T15:27:00Z" w16du:dateUtc="2026-02-14T20:27:00Z">
              <w:tcPr>
                <w:tcW w:w="6002" w:type="dxa"/>
                <w:gridSpan w:val="2"/>
                <w:tcBorders>
                  <w:top w:val="single" w:sz="2" w:space="0" w:color="CCCCCC"/>
                  <w:left w:val="single" w:sz="2" w:space="0" w:color="CCCCCC"/>
                  <w:bottom w:val="single" w:sz="2" w:space="0" w:color="CCCCCC"/>
                  <w:right w:val="single" w:sz="2" w:space="0" w:color="CCCCCC"/>
                </w:tcBorders>
                <w:shd w:val="clear" w:color="auto" w:fill="FFFFFF"/>
                <w:vAlign w:val="center"/>
              </w:tcPr>
            </w:tcPrChange>
          </w:tcPr>
          <w:p w14:paraId="5F85D1AA" w14:textId="77777777" w:rsidR="006F6562" w:rsidRDefault="00263A60">
            <w:pPr>
              <w:rPr>
                <w:del w:id="212" w:author="Jillian Burke" w:date="2026-02-14T15:17:00Z" w16du:dateUtc="2026-02-14T20:17:00Z"/>
              </w:rPr>
            </w:pPr>
            <w:del w:id="213" w:author="Jillian Burke" w:date="2026-02-14T15:17:00Z" w16du:dateUtc="2026-02-14T20:17:00Z">
              <w:r>
                <w:delText>Does the tool require student accounts/logins OR integrate with FCCPS identity systems (SSO) or core platforms (SIS/LMS)?</w:delText>
              </w:r>
            </w:del>
          </w:p>
        </w:tc>
        <w:tc>
          <w:tcPr>
            <w:tcW w:w="3361" w:type="dxa"/>
            <w:tcBorders>
              <w:top w:val="single" w:sz="2" w:space="0" w:color="CCCCCC"/>
              <w:left w:val="single" w:sz="2" w:space="0" w:color="CCCCCC"/>
              <w:bottom w:val="single" w:sz="2" w:space="0" w:color="CCCCCC"/>
              <w:right w:val="single" w:sz="2" w:space="0" w:color="CCCCCC"/>
            </w:tcBorders>
            <w:shd w:val="clear" w:color="auto" w:fill="FDEDEC"/>
            <w:tcPrChange w:id="214" w:author="John Black" w:date="2026-02-14T15:27:00Z" w16du:dateUtc="2026-02-14T20:27:00Z">
              <w:tcPr>
                <w:tcW w:w="3361" w:type="dxa"/>
                <w:gridSpan w:val="2"/>
                <w:tcBorders>
                  <w:top w:val="single" w:sz="2" w:space="0" w:color="CCCCCC"/>
                  <w:left w:val="single" w:sz="2" w:space="0" w:color="CCCCCC"/>
                  <w:bottom w:val="single" w:sz="2" w:space="0" w:color="CCCCCC"/>
                  <w:right w:val="single" w:sz="2" w:space="0" w:color="CCCCCC"/>
                </w:tcBorders>
                <w:shd w:val="clear" w:color="auto" w:fill="FDEDEC"/>
              </w:tcPr>
            </w:tcPrChange>
          </w:tcPr>
          <w:p w14:paraId="2BC957C0" w14:textId="77777777" w:rsidR="006F6562" w:rsidRDefault="00263A60">
            <w:pPr>
              <w:rPr>
                <w:del w:id="215" w:author="Jillian Burke" w:date="2026-02-14T15:17:00Z" w16du:dateUtc="2026-02-14T20:17:00Z"/>
              </w:rPr>
            </w:pPr>
            <w:del w:id="216" w:author="Jillian Burke" w:date="2026-02-14T15:17:00Z" w16du:dateUtc="2026-02-14T20:17:00Z">
              <w:r>
                <w:delText>Tier 3 — proceed to full review</w:delText>
              </w:r>
            </w:del>
          </w:p>
        </w:tc>
      </w:tr>
      <w:tr w:rsidR="004A57E6" w14:paraId="3B34E17D" w14:textId="77777777" w:rsidTr="00C15DAA">
        <w:trPr>
          <w:trHeight w:val="754"/>
          <w:del w:id="217" w:author="Jillian Burke" w:date="2026-02-14T15:17:00Z"/>
          <w:trPrChange w:id="218" w:author="John Black" w:date="2026-02-14T15:27:00Z" w16du:dateUtc="2026-02-14T20:27:00Z">
            <w:trPr>
              <w:gridBefore w:val="1"/>
              <w:trHeight w:val="754"/>
            </w:trPr>
          </w:trPrChange>
        </w:trPr>
        <w:tc>
          <w:tcPr>
            <w:tcW w:w="6003" w:type="dxa"/>
            <w:tcBorders>
              <w:top w:val="single" w:sz="2" w:space="0" w:color="CCCCCC"/>
              <w:left w:val="single" w:sz="2" w:space="0" w:color="CCCCCC"/>
              <w:bottom w:val="single" w:sz="2" w:space="0" w:color="CCCCCC"/>
              <w:right w:val="single" w:sz="2" w:space="0" w:color="CCCCCC"/>
            </w:tcBorders>
            <w:shd w:val="clear" w:color="auto" w:fill="FFFFFF"/>
            <w:vAlign w:val="center"/>
            <w:tcPrChange w:id="219" w:author="John Black" w:date="2026-02-14T15:27:00Z" w16du:dateUtc="2026-02-14T20:27:00Z">
              <w:tcPr>
                <w:tcW w:w="6002" w:type="dxa"/>
                <w:gridSpan w:val="2"/>
                <w:tcBorders>
                  <w:top w:val="single" w:sz="2" w:space="0" w:color="CCCCCC"/>
                  <w:left w:val="single" w:sz="2" w:space="0" w:color="CCCCCC"/>
                  <w:bottom w:val="single" w:sz="2" w:space="0" w:color="CCCCCC"/>
                  <w:right w:val="single" w:sz="2" w:space="0" w:color="CCCCCC"/>
                </w:tcBorders>
                <w:shd w:val="clear" w:color="auto" w:fill="FFFFFF"/>
                <w:vAlign w:val="center"/>
              </w:tcPr>
            </w:tcPrChange>
          </w:tcPr>
          <w:p w14:paraId="6638374A" w14:textId="77777777" w:rsidR="006F6562" w:rsidRDefault="00263A60">
            <w:pPr>
              <w:rPr>
                <w:del w:id="220" w:author="Jillian Burke" w:date="2026-02-14T15:17:00Z" w16du:dateUtc="2026-02-14T20:17:00Z"/>
              </w:rPr>
            </w:pPr>
            <w:del w:id="221" w:author="Jillian Burke" w:date="2026-02-14T15:17:00Z" w16du:dateUtc="2026-02-14T20:17:00Z">
              <w:r>
                <w:delText>Is the tool used to inform consequential decisions about students (placement, grading, intervention, discipline, SPED decisions)?</w:delText>
              </w:r>
            </w:del>
          </w:p>
        </w:tc>
        <w:tc>
          <w:tcPr>
            <w:tcW w:w="3361" w:type="dxa"/>
            <w:tcBorders>
              <w:top w:val="single" w:sz="2" w:space="0" w:color="CCCCCC"/>
              <w:left w:val="single" w:sz="2" w:space="0" w:color="CCCCCC"/>
              <w:bottom w:val="single" w:sz="2" w:space="0" w:color="CCCCCC"/>
              <w:right w:val="single" w:sz="2" w:space="0" w:color="CCCCCC"/>
            </w:tcBorders>
            <w:shd w:val="clear" w:color="auto" w:fill="FEF7E0"/>
            <w:vAlign w:val="center"/>
            <w:tcPrChange w:id="222" w:author="John Black" w:date="2026-02-14T15:27:00Z" w16du:dateUtc="2026-02-14T20:27:00Z">
              <w:tcPr>
                <w:tcW w:w="3361" w:type="dxa"/>
                <w:gridSpan w:val="2"/>
                <w:tcBorders>
                  <w:top w:val="single" w:sz="2" w:space="0" w:color="CCCCCC"/>
                  <w:left w:val="single" w:sz="2" w:space="0" w:color="CCCCCC"/>
                  <w:bottom w:val="single" w:sz="2" w:space="0" w:color="CCCCCC"/>
                  <w:right w:val="single" w:sz="2" w:space="0" w:color="CCCCCC"/>
                </w:tcBorders>
                <w:shd w:val="clear" w:color="auto" w:fill="FEF7E0"/>
                <w:vAlign w:val="center"/>
              </w:tcPr>
            </w:tcPrChange>
          </w:tcPr>
          <w:p w14:paraId="15AE0A38" w14:textId="77777777" w:rsidR="006F6562" w:rsidRDefault="00263A60">
            <w:pPr>
              <w:rPr>
                <w:del w:id="223" w:author="Jillian Burke" w:date="2026-02-14T15:17:00Z" w16du:dateUtc="2026-02-14T20:17:00Z"/>
              </w:rPr>
            </w:pPr>
            <w:del w:id="224" w:author="Jillian Burke" w:date="2026-02-14T15:17:00Z" w16du:dateUtc="2026-02-14T20:17:00Z">
              <w:r>
                <w:delText>Tier 3 — proceed to full review</w:delText>
              </w:r>
            </w:del>
          </w:p>
        </w:tc>
      </w:tr>
      <w:tr w:rsidR="004A57E6" w14:paraId="3C9EF6ED" w14:textId="77777777" w:rsidTr="00C15DAA">
        <w:trPr>
          <w:trHeight w:val="1032"/>
          <w:trPrChange w:id="225" w:author="John Black" w:date="2026-02-14T15:27:00Z" w16du:dateUtc="2026-02-14T20:27:00Z">
            <w:trPr>
              <w:gridBefore w:val="1"/>
              <w:trHeight w:val="754"/>
            </w:trPr>
          </w:trPrChange>
        </w:trPr>
        <w:tc>
          <w:tcPr>
            <w:tcW w:w="6003" w:type="dxa"/>
            <w:tcBorders>
              <w:top w:val="single" w:sz="2" w:space="0" w:color="CCCCCC"/>
              <w:left w:val="single" w:sz="2" w:space="0" w:color="CCCCCC"/>
              <w:bottom w:val="single" w:sz="2" w:space="0" w:color="CCCCCC"/>
              <w:right w:val="single" w:sz="2" w:space="0" w:color="CCCCCC"/>
            </w:tcBorders>
            <w:shd w:val="clear" w:color="auto" w:fill="FFFFFF"/>
            <w:vAlign w:val="center"/>
            <w:tcPrChange w:id="226" w:author="John Black" w:date="2026-02-14T15:27:00Z" w16du:dateUtc="2026-02-14T20:27:00Z">
              <w:tcPr>
                <w:tcW w:w="6002" w:type="dxa"/>
                <w:gridSpan w:val="2"/>
                <w:tcBorders>
                  <w:top w:val="single" w:sz="2" w:space="0" w:color="CCCCCC"/>
                  <w:left w:val="single" w:sz="2" w:space="0" w:color="CCCCCC"/>
                  <w:bottom w:val="single" w:sz="2" w:space="0" w:color="CCCCCC"/>
                  <w:right w:val="single" w:sz="2" w:space="0" w:color="CCCCCC"/>
                </w:tcBorders>
                <w:shd w:val="clear" w:color="auto" w:fill="FFFFFF"/>
              </w:tcPr>
            </w:tcPrChange>
          </w:tcPr>
          <w:p w14:paraId="6EECA0FF" w14:textId="77777777" w:rsidR="004A57E6" w:rsidRDefault="001E545B">
            <w:pPr>
              <w:pPrChange w:id="227" w:author="John Black" w:date="2026-02-14T15:17:00Z" w16du:dateUtc="2026-02-14T20:17:00Z">
                <w:pPr>
                  <w:spacing w:after="0" w:line="259" w:lineRule="auto"/>
                  <w:ind w:left="0" w:firstLine="0"/>
                </w:pPr>
              </w:pPrChange>
            </w:pPr>
            <w:r>
              <w:t xml:space="preserve">Does the tool collect, store, or process any </w:t>
            </w:r>
            <w:ins w:id="228" w:author="John Black" w:date="2026-02-14T15:17:00Z" w16du:dateUtc="2026-02-14T20:17:00Z">
              <w:r w:rsidR="00263A60">
                <w:t>student-identifiable</w:t>
              </w:r>
            </w:ins>
            <w:del w:id="229" w:author="John Black" w:date="2026-02-14T15:17:00Z" w16du:dateUtc="2026-02-14T20:17:00Z">
              <w:r>
                <w:delText>studentidentifiable</w:delText>
              </w:r>
            </w:del>
            <w:r>
              <w:t xml:space="preserve"> information (names, IDs, login data, work samples</w:t>
            </w:r>
            <w:ins w:id="230" w:author="John Black" w:date="2026-02-14T15:17:00Z" w16du:dateUtc="2026-02-14T20:17:00Z">
              <w:r w:rsidR="00263A60">
                <w:t>/student artifacts</w:t>
              </w:r>
            </w:ins>
            <w:r>
              <w:t xml:space="preserve"> linked to students)?</w:t>
            </w:r>
            <w:del w:id="231" w:author="John Black" w:date="2026-02-14T15:17:00Z" w16du:dateUtc="2026-02-14T20:17:00Z">
              <w:r>
                <w:delText xml:space="preserve"> </w:delText>
              </w:r>
            </w:del>
          </w:p>
        </w:tc>
        <w:tc>
          <w:tcPr>
            <w:tcW w:w="3361" w:type="dxa"/>
            <w:tcBorders>
              <w:top w:val="single" w:sz="2" w:space="0" w:color="CCCCCC"/>
              <w:left w:val="single" w:sz="2" w:space="0" w:color="CCCCCC"/>
              <w:bottom w:val="single" w:sz="2" w:space="0" w:color="CCCCCC"/>
              <w:right w:val="single" w:sz="2" w:space="0" w:color="CCCCCC"/>
            </w:tcBorders>
            <w:shd w:val="clear" w:color="auto" w:fill="FDEDEC"/>
            <w:tcPrChange w:id="232" w:author="John Black" w:date="2026-02-14T15:27:00Z" w16du:dateUtc="2026-02-14T20:27:00Z">
              <w:tcPr>
                <w:tcW w:w="3361" w:type="dxa"/>
                <w:gridSpan w:val="2"/>
                <w:tcBorders>
                  <w:top w:val="single" w:sz="2" w:space="0" w:color="CCCCCC"/>
                  <w:left w:val="single" w:sz="2" w:space="0" w:color="CCCCCC"/>
                  <w:bottom w:val="single" w:sz="2" w:space="0" w:color="CCCCCC"/>
                  <w:right w:val="single" w:sz="2" w:space="0" w:color="CCCCCC"/>
                </w:tcBorders>
                <w:shd w:val="clear" w:color="auto" w:fill="E6F4EA"/>
                <w:vAlign w:val="center"/>
              </w:tcPr>
            </w:tcPrChange>
          </w:tcPr>
          <w:p w14:paraId="06E93B92" w14:textId="77777777" w:rsidR="004A57E6" w:rsidRDefault="001E545B">
            <w:pPr>
              <w:pPrChange w:id="233" w:author="John Black" w:date="2026-02-14T15:17:00Z" w16du:dateUtc="2026-02-14T20:17:00Z">
                <w:pPr>
                  <w:spacing w:after="0" w:line="259" w:lineRule="auto"/>
                  <w:ind w:left="0" w:firstLine="0"/>
                </w:pPr>
              </w:pPrChange>
            </w:pPr>
            <w:r>
              <w:rPr>
                <w:rPrChange w:id="234" w:author="John Black" w:date="2026-02-14T15:17:00Z" w16du:dateUtc="2026-02-14T20:17:00Z">
                  <w:rPr>
                    <w:b/>
                  </w:rPr>
                </w:rPrChange>
              </w:rPr>
              <w:t>Tier 3 — proceed to full review</w:t>
            </w:r>
            <w:del w:id="235" w:author="John Black" w:date="2026-02-14T15:17:00Z" w16du:dateUtc="2026-02-14T20:17:00Z">
              <w:r>
                <w:delText xml:space="preserve"> </w:delText>
              </w:r>
            </w:del>
          </w:p>
        </w:tc>
      </w:tr>
      <w:tr w:rsidR="004A57E6" w14:paraId="2BBECB1D" w14:textId="77777777" w:rsidTr="00C15DAA">
        <w:trPr>
          <w:trHeight w:val="754"/>
          <w:trPrChange w:id="236" w:author="John Black" w:date="2026-02-14T15:27:00Z" w16du:dateUtc="2026-02-14T20:27:00Z">
            <w:trPr>
              <w:gridBefore w:val="1"/>
              <w:trHeight w:val="750"/>
            </w:trPr>
          </w:trPrChange>
        </w:trPr>
        <w:tc>
          <w:tcPr>
            <w:tcW w:w="6003" w:type="dxa"/>
            <w:tcBorders>
              <w:top w:val="single" w:sz="2" w:space="0" w:color="CCCCCC"/>
              <w:left w:val="single" w:sz="2" w:space="0" w:color="CCCCCC"/>
              <w:bottom w:val="single" w:sz="2" w:space="0" w:color="CCCCCC"/>
              <w:right w:val="single" w:sz="2" w:space="0" w:color="CCCCCC"/>
            </w:tcBorders>
            <w:shd w:val="clear" w:color="auto" w:fill="FFFFFF"/>
            <w:vAlign w:val="center"/>
            <w:tcPrChange w:id="237" w:author="John Black" w:date="2026-02-14T15:27:00Z" w16du:dateUtc="2026-02-14T20:27:00Z">
              <w:tcPr>
                <w:tcW w:w="6002" w:type="dxa"/>
                <w:gridSpan w:val="2"/>
                <w:tcBorders>
                  <w:top w:val="single" w:sz="2" w:space="0" w:color="CCCCCC"/>
                  <w:left w:val="single" w:sz="2" w:space="0" w:color="CCCCCC"/>
                  <w:bottom w:val="single" w:sz="2" w:space="0" w:color="CCCCCC"/>
                  <w:right w:val="single" w:sz="2" w:space="0" w:color="CCCCCC"/>
                </w:tcBorders>
                <w:shd w:val="clear" w:color="auto" w:fill="FFFFFF"/>
                <w:vAlign w:val="center"/>
              </w:tcPr>
            </w:tcPrChange>
          </w:tcPr>
          <w:p w14:paraId="3973C65A" w14:textId="77777777" w:rsidR="004A57E6" w:rsidRDefault="001E545B">
            <w:pPr>
              <w:pPrChange w:id="238" w:author="John Black" w:date="2026-02-14T15:17:00Z" w16du:dateUtc="2026-02-14T20:17:00Z">
                <w:pPr>
                  <w:spacing w:after="0" w:line="259" w:lineRule="auto"/>
                  <w:ind w:left="0" w:firstLine="0"/>
                </w:pPr>
              </w:pPrChange>
            </w:pPr>
            <w:r>
              <w:t xml:space="preserve">Does the tool process student work or interaction data in </w:t>
            </w:r>
            <w:ins w:id="239" w:author="John Black" w:date="2026-02-14T15:17:00Z" w16du:dateUtc="2026-02-14T20:17:00Z">
              <w:r w:rsidR="00263A60">
                <w:t>de-identified (</w:t>
              </w:r>
            </w:ins>
            <w:r>
              <w:t>anonymized</w:t>
            </w:r>
            <w:ins w:id="240" w:author="John Black" w:date="2026-02-14T15:17:00Z" w16du:dateUtc="2026-02-14T20:17:00Z">
              <w:r w:rsidR="00263A60">
                <w:t>)</w:t>
              </w:r>
            </w:ins>
            <w:r>
              <w:t xml:space="preserve"> or aggregated form?</w:t>
            </w:r>
            <w:del w:id="241" w:author="John Black" w:date="2026-02-14T15:17:00Z" w16du:dateUtc="2026-02-14T20:17:00Z">
              <w:r>
                <w:delText xml:space="preserve"> </w:delText>
              </w:r>
            </w:del>
          </w:p>
        </w:tc>
        <w:tc>
          <w:tcPr>
            <w:tcW w:w="3361" w:type="dxa"/>
            <w:tcBorders>
              <w:top w:val="single" w:sz="2" w:space="0" w:color="CCCCCC"/>
              <w:left w:val="single" w:sz="2" w:space="0" w:color="CCCCCC"/>
              <w:bottom w:val="single" w:sz="2" w:space="0" w:color="CCCCCC"/>
              <w:right w:val="single" w:sz="2" w:space="0" w:color="CCCCCC"/>
            </w:tcBorders>
            <w:shd w:val="clear" w:color="auto" w:fill="FEF7E0"/>
            <w:vAlign w:val="center"/>
            <w:tcPrChange w:id="242" w:author="John Black" w:date="2026-02-14T15:27:00Z" w16du:dateUtc="2026-02-14T20:27:00Z">
              <w:tcPr>
                <w:tcW w:w="3361" w:type="dxa"/>
                <w:gridSpan w:val="2"/>
                <w:tcBorders>
                  <w:top w:val="single" w:sz="2" w:space="0" w:color="CCCCCC"/>
                  <w:left w:val="single" w:sz="2" w:space="0" w:color="CCCCCC"/>
                  <w:bottom w:val="single" w:sz="2" w:space="0" w:color="CCCCCC"/>
                  <w:right w:val="single" w:sz="2" w:space="0" w:color="CCCCCC"/>
                </w:tcBorders>
                <w:shd w:val="clear" w:color="auto" w:fill="F4E6FF"/>
                <w:vAlign w:val="center"/>
              </w:tcPr>
            </w:tcPrChange>
          </w:tcPr>
          <w:p w14:paraId="298D45E2" w14:textId="77777777" w:rsidR="004A57E6" w:rsidRDefault="001E545B">
            <w:pPr>
              <w:pPrChange w:id="243" w:author="John Black" w:date="2026-02-14T15:17:00Z" w16du:dateUtc="2026-02-14T20:17:00Z">
                <w:pPr>
                  <w:spacing w:after="0" w:line="259" w:lineRule="auto"/>
                  <w:ind w:left="0" w:firstLine="0"/>
                </w:pPr>
              </w:pPrChange>
            </w:pPr>
            <w:r>
              <w:rPr>
                <w:rPrChange w:id="244" w:author="John Black" w:date="2026-02-14T15:17:00Z" w16du:dateUtc="2026-02-14T20:17:00Z">
                  <w:rPr>
                    <w:b/>
                  </w:rPr>
                </w:rPrChange>
              </w:rPr>
              <w:t>Tier 2 — proceed to standard review</w:t>
            </w:r>
            <w:del w:id="245" w:author="John Black" w:date="2026-02-14T15:17:00Z" w16du:dateUtc="2026-02-14T20:17:00Z">
              <w:r>
                <w:delText xml:space="preserve"> </w:delText>
              </w:r>
            </w:del>
          </w:p>
        </w:tc>
      </w:tr>
      <w:tr w:rsidR="00C15DAA" w14:paraId="5602E658" w14:textId="77777777" w:rsidTr="00C15DAA">
        <w:trPr>
          <w:trHeight w:val="754"/>
          <w:ins w:id="246" w:author="John Black" w:date="2026-02-14T15:27:00Z"/>
          <w:trPrChange w:id="247" w:author="John Black" w:date="2026-02-14T15:27:00Z" w16du:dateUtc="2026-02-14T20:27:00Z">
            <w:trPr>
              <w:gridBefore w:val="1"/>
              <w:trHeight w:val="754"/>
            </w:trPr>
          </w:trPrChange>
        </w:trPr>
        <w:tc>
          <w:tcPr>
            <w:tcW w:w="6003" w:type="dxa"/>
            <w:tcBorders>
              <w:top w:val="single" w:sz="2" w:space="0" w:color="CCCCCC"/>
              <w:left w:val="single" w:sz="2" w:space="0" w:color="CCCCCC"/>
              <w:bottom w:val="single" w:sz="2" w:space="0" w:color="CCCCCC"/>
              <w:right w:val="single" w:sz="2" w:space="0" w:color="CCCCCC"/>
            </w:tcBorders>
            <w:shd w:val="clear" w:color="auto" w:fill="FFFFFF"/>
            <w:vAlign w:val="center"/>
            <w:tcPrChange w:id="248" w:author="John Black" w:date="2026-02-14T15:27:00Z" w16du:dateUtc="2026-02-14T20:27:00Z">
              <w:tcPr>
                <w:tcW w:w="6002" w:type="dxa"/>
                <w:gridSpan w:val="2"/>
                <w:tcBorders>
                  <w:top w:val="single" w:sz="2" w:space="0" w:color="CCCCCC"/>
                  <w:left w:val="single" w:sz="2" w:space="0" w:color="CCCCCC"/>
                  <w:bottom w:val="single" w:sz="2" w:space="0" w:color="CCCCCC"/>
                  <w:right w:val="single" w:sz="2" w:space="0" w:color="CCCCCC"/>
                </w:tcBorders>
                <w:shd w:val="clear" w:color="auto" w:fill="FFFFFF"/>
                <w:vAlign w:val="center"/>
              </w:tcPr>
            </w:tcPrChange>
          </w:tcPr>
          <w:p w14:paraId="0D3C5E29" w14:textId="23C65B27" w:rsidR="00C15DAA" w:rsidRDefault="00C15DAA">
            <w:pPr>
              <w:rPr>
                <w:ins w:id="249" w:author="John Black" w:date="2026-02-14T15:27:00Z" w16du:dateUtc="2026-02-14T20:27:00Z"/>
              </w:rPr>
            </w:pPr>
            <w:ins w:id="250" w:author="John Black" w:date="2026-02-14T15:27:00Z" w16du:dateUtc="2026-02-14T20:27:00Z">
              <w:r>
                <w:t>Does the tool have no contact with student data or student-generated artifacts at all?</w:t>
              </w:r>
            </w:ins>
          </w:p>
        </w:tc>
        <w:tc>
          <w:tcPr>
            <w:tcW w:w="3361" w:type="dxa"/>
            <w:tcBorders>
              <w:top w:val="single" w:sz="2" w:space="0" w:color="CCCCCC"/>
              <w:left w:val="single" w:sz="2" w:space="0" w:color="CCCCCC"/>
              <w:bottom w:val="single" w:sz="2" w:space="0" w:color="CCCCCC"/>
              <w:right w:val="single" w:sz="2" w:space="0" w:color="CCCCCC"/>
            </w:tcBorders>
            <w:shd w:val="clear" w:color="auto" w:fill="FEF7E0"/>
            <w:vAlign w:val="center"/>
            <w:tcPrChange w:id="251" w:author="John Black" w:date="2026-02-14T15:27:00Z" w16du:dateUtc="2026-02-14T20:27:00Z">
              <w:tcPr>
                <w:tcW w:w="3361" w:type="dxa"/>
                <w:gridSpan w:val="2"/>
                <w:tcBorders>
                  <w:top w:val="single" w:sz="2" w:space="0" w:color="CCCCCC"/>
                  <w:left w:val="single" w:sz="2" w:space="0" w:color="CCCCCC"/>
                  <w:bottom w:val="single" w:sz="2" w:space="0" w:color="CCCCCC"/>
                  <w:right w:val="single" w:sz="2" w:space="0" w:color="CCCCCC"/>
                </w:tcBorders>
                <w:shd w:val="clear" w:color="auto" w:fill="FEF7E0"/>
                <w:vAlign w:val="center"/>
              </w:tcPr>
            </w:tcPrChange>
          </w:tcPr>
          <w:p w14:paraId="5FF50663" w14:textId="6F4D5628" w:rsidR="00C15DAA" w:rsidRPr="00C15DAA" w:rsidRDefault="00C15DAA">
            <w:pPr>
              <w:rPr>
                <w:ins w:id="252" w:author="John Black" w:date="2026-02-14T15:27:00Z" w16du:dateUtc="2026-02-14T20:27:00Z"/>
              </w:rPr>
            </w:pPr>
            <w:ins w:id="253" w:author="John Black" w:date="2026-02-14T15:27:00Z" w16du:dateUtc="2026-02-14T20:27:00Z">
              <w:r w:rsidRPr="00166844">
                <w:t>Tier 1 — proceed to basic review</w:t>
              </w:r>
            </w:ins>
          </w:p>
        </w:tc>
      </w:tr>
      <w:tr w:rsidR="00C15DAA" w14:paraId="107DBF6D" w14:textId="77777777" w:rsidTr="00C15DAA">
        <w:trPr>
          <w:trHeight w:val="754"/>
          <w:ins w:id="254" w:author="John Black" w:date="2026-02-14T15:27:00Z"/>
        </w:trPr>
        <w:tc>
          <w:tcPr>
            <w:tcW w:w="6003"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2823BDB" w14:textId="2EA68EB1" w:rsidR="00C15DAA" w:rsidRDefault="00C15DAA">
            <w:pPr>
              <w:rPr>
                <w:ins w:id="255" w:author="John Black" w:date="2026-02-14T15:27:00Z" w16du:dateUtc="2026-02-14T20:27:00Z"/>
              </w:rPr>
            </w:pPr>
            <w:ins w:id="256" w:author="John Black" w:date="2026-02-14T15:27:00Z" w16du:dateUtc="2026-02-14T20:27:00Z">
              <w:r>
                <w:t>Will the tool be used with students receiving SPED services (IEP/504) or other sensitive contexts (e.g., counseling/health data)?</w:t>
              </w:r>
            </w:ins>
          </w:p>
        </w:tc>
        <w:tc>
          <w:tcPr>
            <w:tcW w:w="3361" w:type="dxa"/>
            <w:tcBorders>
              <w:top w:val="single" w:sz="2" w:space="0" w:color="CCCCCC"/>
              <w:left w:val="single" w:sz="2" w:space="0" w:color="CCCCCC"/>
              <w:bottom w:val="single" w:sz="2" w:space="0" w:color="CCCCCC"/>
              <w:right w:val="single" w:sz="2" w:space="0" w:color="CCCCCC"/>
            </w:tcBorders>
            <w:shd w:val="clear" w:color="auto" w:fill="FEF7E0"/>
            <w:vAlign w:val="center"/>
          </w:tcPr>
          <w:p w14:paraId="493EFD07" w14:textId="2F4DB1C5" w:rsidR="00C15DAA" w:rsidRPr="00C15DAA" w:rsidRDefault="00C15DAA">
            <w:pPr>
              <w:rPr>
                <w:ins w:id="257" w:author="John Black" w:date="2026-02-14T15:27:00Z" w16du:dateUtc="2026-02-14T20:27:00Z"/>
              </w:rPr>
            </w:pPr>
            <w:ins w:id="258" w:author="John Black" w:date="2026-02-14T15:27:00Z" w16du:dateUtc="2026-02-14T20:27:00Z">
              <w:r w:rsidRPr="00166844">
                <w:t>Add SPED</w:t>
              </w:r>
              <w:r>
                <w:t>/sensitive</w:t>
              </w:r>
              <w:r w:rsidRPr="00166844">
                <w:t xml:space="preserve"> review layer (any tier)</w:t>
              </w:r>
            </w:ins>
          </w:p>
        </w:tc>
      </w:tr>
      <w:tr w:rsidR="004A57E6" w14:paraId="082B8631" w14:textId="77777777">
        <w:trPr>
          <w:trPrChange w:id="259" w:author="John Black" w:date="2026-02-14T15:17:00Z" w16du:dateUtc="2026-02-14T20:17:00Z">
            <w:trPr>
              <w:gridBefore w:val="1"/>
              <w:trHeight w:val="754"/>
            </w:trPr>
          </w:trPrChange>
        </w:trPr>
        <w:tc>
          <w:tcPr>
            <w:tcW w:w="6003" w:type="dxa"/>
            <w:tcPrChange w:id="260" w:author="John Black" w:date="2026-02-14T15:17:00Z" w16du:dateUtc="2026-02-14T20:17:00Z">
              <w:tcPr>
                <w:tcW w:w="6002" w:type="dxa"/>
                <w:gridSpan w:val="2"/>
                <w:tcBorders>
                  <w:top w:val="single" w:sz="2" w:space="0" w:color="CCCCCC"/>
                  <w:left w:val="single" w:sz="2" w:space="0" w:color="CCCCCC"/>
                  <w:bottom w:val="single" w:sz="2" w:space="0" w:color="CCCCCC"/>
                  <w:right w:val="single" w:sz="2" w:space="0" w:color="CCCCCC"/>
                </w:tcBorders>
                <w:shd w:val="clear" w:color="auto" w:fill="FFFFFF"/>
              </w:tcPr>
            </w:tcPrChange>
          </w:tcPr>
          <w:p w14:paraId="5182F379" w14:textId="7E42BA0A" w:rsidR="004A57E6" w:rsidRDefault="001E545B">
            <w:pPr>
              <w:pPrChange w:id="261" w:author="John Black" w:date="2026-02-14T15:17:00Z" w16du:dateUtc="2026-02-14T20:17:00Z">
                <w:pPr>
                  <w:spacing w:after="0" w:line="259" w:lineRule="auto"/>
                  <w:ind w:left="0" w:firstLine="0"/>
                </w:pPr>
              </w:pPrChange>
            </w:pPr>
            <w:del w:id="262" w:author="John Black" w:date="2026-02-14T15:27:00Z" w16du:dateUtc="2026-02-14T20:27:00Z">
              <w:r w:rsidDel="00C15DAA">
                <w:delText>Does the tool have no contact with student data at all?</w:delText>
              </w:r>
            </w:del>
            <w:del w:id="263" w:author="John Black" w:date="2026-02-14T15:17:00Z" w16du:dateUtc="2026-02-14T20:17:00Z">
              <w:r>
                <w:delText xml:space="preserve"> </w:delText>
              </w:r>
            </w:del>
          </w:p>
        </w:tc>
        <w:tc>
          <w:tcPr>
            <w:tcW w:w="3361" w:type="dxa"/>
            <w:tcPrChange w:id="264" w:author="John Black" w:date="2026-02-14T15:17:00Z" w16du:dateUtc="2026-02-14T20:17:00Z">
              <w:tcPr>
                <w:tcW w:w="3361" w:type="dxa"/>
                <w:gridSpan w:val="2"/>
                <w:tcBorders>
                  <w:top w:val="single" w:sz="2" w:space="0" w:color="CCCCCC"/>
                  <w:left w:val="single" w:sz="2" w:space="0" w:color="CCCCCC"/>
                  <w:bottom w:val="single" w:sz="2" w:space="0" w:color="CCCCCC"/>
                  <w:right w:val="single" w:sz="2" w:space="0" w:color="CCCCCC"/>
                </w:tcBorders>
                <w:shd w:val="clear" w:color="auto" w:fill="E6F4EA"/>
                <w:vAlign w:val="center"/>
              </w:tcPr>
            </w:tcPrChange>
          </w:tcPr>
          <w:p w14:paraId="27C33DED" w14:textId="4852F07A" w:rsidR="004A57E6" w:rsidRDefault="001E545B">
            <w:pPr>
              <w:pPrChange w:id="265" w:author="John Black" w:date="2026-02-14T15:17:00Z" w16du:dateUtc="2026-02-14T20:17:00Z">
                <w:pPr>
                  <w:spacing w:after="0" w:line="259" w:lineRule="auto"/>
                  <w:ind w:left="0" w:firstLine="0"/>
                </w:pPr>
              </w:pPrChange>
            </w:pPr>
            <w:del w:id="266" w:author="John Black" w:date="2026-02-14T15:27:00Z" w16du:dateUtc="2026-02-14T20:27:00Z">
              <w:r w:rsidDel="00C15DAA">
                <w:rPr>
                  <w:rPrChange w:id="267" w:author="John Black" w:date="2026-02-14T15:17:00Z" w16du:dateUtc="2026-02-14T20:17:00Z">
                    <w:rPr>
                      <w:b/>
                    </w:rPr>
                  </w:rPrChange>
                </w:rPr>
                <w:delText>Tier 1 — proceed to basic review</w:delText>
              </w:r>
            </w:del>
            <w:del w:id="268" w:author="John Black" w:date="2026-02-14T15:17:00Z" w16du:dateUtc="2026-02-14T20:17:00Z">
              <w:r>
                <w:delText xml:space="preserve"> </w:delText>
              </w:r>
            </w:del>
          </w:p>
        </w:tc>
      </w:tr>
      <w:tr w:rsidR="004A57E6" w14:paraId="57473C42" w14:textId="77777777">
        <w:trPr>
          <w:trPrChange w:id="269" w:author="John Black" w:date="2026-02-14T15:17:00Z" w16du:dateUtc="2026-02-14T20:17:00Z">
            <w:trPr>
              <w:gridBefore w:val="1"/>
              <w:trHeight w:val="750"/>
            </w:trPr>
          </w:trPrChange>
        </w:trPr>
        <w:tc>
          <w:tcPr>
            <w:tcW w:w="6003" w:type="dxa"/>
            <w:tcPrChange w:id="270" w:author="John Black" w:date="2026-02-14T15:17:00Z" w16du:dateUtc="2026-02-14T20:17:00Z">
              <w:tcPr>
                <w:tcW w:w="6002" w:type="dxa"/>
                <w:gridSpan w:val="2"/>
                <w:tcBorders>
                  <w:top w:val="single" w:sz="2" w:space="0" w:color="CCCCCC"/>
                  <w:left w:val="single" w:sz="2" w:space="0" w:color="CCCCCC"/>
                  <w:bottom w:val="single" w:sz="2" w:space="0" w:color="CCCCCC"/>
                  <w:right w:val="single" w:sz="2" w:space="0" w:color="CCCCCC"/>
                </w:tcBorders>
                <w:shd w:val="clear" w:color="auto" w:fill="FFFFFF"/>
                <w:vAlign w:val="center"/>
              </w:tcPr>
            </w:tcPrChange>
          </w:tcPr>
          <w:p w14:paraId="08C7B828" w14:textId="4C216CD2" w:rsidR="004A57E6" w:rsidRDefault="001E545B">
            <w:pPr>
              <w:pPrChange w:id="271" w:author="John Black" w:date="2026-02-14T15:17:00Z" w16du:dateUtc="2026-02-14T20:17:00Z">
                <w:pPr>
                  <w:spacing w:after="0" w:line="259" w:lineRule="auto"/>
                  <w:ind w:left="0" w:right="8" w:firstLine="0"/>
                </w:pPr>
              </w:pPrChange>
            </w:pPr>
            <w:del w:id="272" w:author="John Black" w:date="2026-02-14T15:27:00Z" w16du:dateUtc="2026-02-14T20:27:00Z">
              <w:r w:rsidDel="00C15DAA">
                <w:delText>Will the tool be used with students receiving SPED services (IEP/504</w:delText>
              </w:r>
            </w:del>
            <w:del w:id="273" w:author="John Black" w:date="2026-02-14T15:17:00Z" w16du:dateUtc="2026-02-14T20:17:00Z">
              <w:r>
                <w:delText xml:space="preserve">)? </w:delText>
              </w:r>
            </w:del>
          </w:p>
        </w:tc>
        <w:tc>
          <w:tcPr>
            <w:tcW w:w="3361" w:type="dxa"/>
            <w:tcPrChange w:id="274" w:author="John Black" w:date="2026-02-14T15:17:00Z" w16du:dateUtc="2026-02-14T20:17:00Z">
              <w:tcPr>
                <w:tcW w:w="3361" w:type="dxa"/>
                <w:gridSpan w:val="2"/>
                <w:tcBorders>
                  <w:top w:val="single" w:sz="2" w:space="0" w:color="CCCCCC"/>
                  <w:left w:val="single" w:sz="2" w:space="0" w:color="CCCCCC"/>
                  <w:bottom w:val="single" w:sz="2" w:space="0" w:color="CCCCCC"/>
                  <w:right w:val="single" w:sz="2" w:space="0" w:color="CCCCCC"/>
                </w:tcBorders>
                <w:shd w:val="clear" w:color="auto" w:fill="F4E6FF"/>
                <w:vAlign w:val="center"/>
              </w:tcPr>
            </w:tcPrChange>
          </w:tcPr>
          <w:p w14:paraId="70F08C67" w14:textId="170B3B43" w:rsidR="004A57E6" w:rsidRDefault="001E545B">
            <w:pPr>
              <w:pPrChange w:id="275" w:author="John Black" w:date="2026-02-14T15:17:00Z" w16du:dateUtc="2026-02-14T20:17:00Z">
                <w:pPr>
                  <w:spacing w:after="0" w:line="259" w:lineRule="auto"/>
                  <w:ind w:left="0" w:firstLine="0"/>
                </w:pPr>
              </w:pPrChange>
            </w:pPr>
            <w:del w:id="276" w:author="John Black" w:date="2026-02-14T15:27:00Z" w16du:dateUtc="2026-02-14T20:27:00Z">
              <w:r w:rsidDel="00C15DAA">
                <w:rPr>
                  <w:rPrChange w:id="277" w:author="John Black" w:date="2026-02-14T15:17:00Z" w16du:dateUtc="2026-02-14T20:17:00Z">
                    <w:rPr>
                      <w:b/>
                    </w:rPr>
                  </w:rPrChange>
                </w:rPr>
                <w:delText>Add SPED review layer (any tier)</w:delText>
              </w:r>
            </w:del>
            <w:del w:id="278" w:author="John Black" w:date="2026-02-14T15:17:00Z" w16du:dateUtc="2026-02-14T20:17:00Z">
              <w:r>
                <w:delText xml:space="preserve"> </w:delText>
              </w:r>
            </w:del>
          </w:p>
        </w:tc>
      </w:tr>
    </w:tbl>
    <w:p w14:paraId="62DF9F18" w14:textId="77777777" w:rsidR="004A57E6" w:rsidRDefault="001E545B" w:rsidP="00734B05">
      <w:pPr>
        <w:pStyle w:val="Heading3"/>
      </w:pPr>
      <w:r>
        <w:t xml:space="preserve">Step 2: Verify Before Adoption </w:t>
      </w:r>
    </w:p>
    <w:p w14:paraId="37E743DF" w14:textId="77777777" w:rsidR="004A57E6" w:rsidRDefault="001E545B">
      <w:pPr>
        <w:spacing w:after="105"/>
        <w:ind w:left="0" w:firstLine="0"/>
      </w:pPr>
      <w:r>
        <w:t xml:space="preserve">All items must be confirmed for the relevant tier. Items marked with </w:t>
      </w:r>
      <w:r>
        <w:rPr>
          <w:rFonts w:ascii="Segoe UI Symbol" w:eastAsia="Segoe UI Symbol" w:hAnsi="Segoe UI Symbol" w:cs="Segoe UI Symbol"/>
        </w:rPr>
        <w:t>★</w:t>
      </w:r>
      <w:r>
        <w:t xml:space="preserve"> are non-negotiable across all tiers. </w:t>
      </w:r>
    </w:p>
    <w:p w14:paraId="74222E44" w14:textId="674EC256" w:rsidR="004A57E6" w:rsidRDefault="001E545B" w:rsidP="00734B05">
      <w:pPr>
        <w:spacing w:after="0" w:line="259" w:lineRule="auto"/>
        <w:ind w:left="0" w:firstLine="0"/>
      </w:pPr>
      <w:r>
        <w:t xml:space="preserve"> </w:t>
      </w:r>
    </w:p>
    <w:tbl>
      <w:tblPr>
        <w:tblStyle w:val="TableGrid"/>
        <w:tblW w:w="9364" w:type="dxa"/>
        <w:tblInd w:w="-2" w:type="dxa"/>
        <w:tblCellMar>
          <w:top w:w="50" w:type="dxa"/>
          <w:left w:w="122" w:type="dxa"/>
          <w:bottom w:w="49" w:type="dxa"/>
          <w:right w:w="68" w:type="dxa"/>
        </w:tblCellMar>
        <w:tblLook w:val="04A0" w:firstRow="1" w:lastRow="0" w:firstColumn="1" w:lastColumn="0" w:noHBand="0" w:noVBand="1"/>
      </w:tblPr>
      <w:tblGrid>
        <w:gridCol w:w="5805"/>
        <w:gridCol w:w="1100"/>
        <w:gridCol w:w="1201"/>
        <w:gridCol w:w="1258"/>
      </w:tblGrid>
      <w:tr w:rsidR="001F0945" w14:paraId="62CE5F26" w14:textId="77777777" w:rsidTr="001F0945">
        <w:trPr>
          <w:trHeight w:val="692"/>
        </w:trPr>
        <w:tc>
          <w:tcPr>
            <w:tcW w:w="5805" w:type="dxa"/>
            <w:tcBorders>
              <w:top w:val="single" w:sz="2" w:space="0" w:color="CCCCCC"/>
              <w:left w:val="single" w:sz="2" w:space="0" w:color="CCCCCC"/>
              <w:bottom w:val="single" w:sz="2" w:space="0" w:color="CCCCCC"/>
              <w:right w:val="single" w:sz="2" w:space="0" w:color="CCCCCC"/>
            </w:tcBorders>
            <w:shd w:val="clear" w:color="auto" w:fill="153D63" w:themeFill="text2" w:themeFillTint="E6"/>
          </w:tcPr>
          <w:p w14:paraId="51E1B265" w14:textId="67CDF189" w:rsidR="001F0945" w:rsidRDefault="001F0945" w:rsidP="001F0945">
            <w:pPr>
              <w:spacing w:after="0" w:line="259" w:lineRule="auto"/>
              <w:ind w:left="0" w:firstLine="0"/>
            </w:pPr>
            <w:r w:rsidRPr="001F0945">
              <w:rPr>
                <w:color w:val="FFFFFF"/>
              </w:rPr>
              <w:t>What Must Be True Before Adoption</w:t>
            </w:r>
          </w:p>
        </w:tc>
        <w:tc>
          <w:tcPr>
            <w:tcW w:w="1100" w:type="dxa"/>
            <w:tcBorders>
              <w:top w:val="single" w:sz="2" w:space="0" w:color="CCCCCC"/>
              <w:left w:val="single" w:sz="2" w:space="0" w:color="CCCCCC"/>
              <w:bottom w:val="single" w:sz="2" w:space="0" w:color="CCCCCC"/>
              <w:right w:val="single" w:sz="2" w:space="0" w:color="CCCCCC"/>
            </w:tcBorders>
            <w:shd w:val="clear" w:color="auto" w:fill="153D63" w:themeFill="text2" w:themeFillTint="E6"/>
          </w:tcPr>
          <w:p w14:paraId="5A85B956" w14:textId="4D2251D8" w:rsidR="001F0945" w:rsidRDefault="001F0945" w:rsidP="001F0945">
            <w:pPr>
              <w:spacing w:after="0" w:line="259" w:lineRule="auto"/>
              <w:ind w:left="1" w:firstLine="0"/>
            </w:pPr>
            <w:r w:rsidRPr="004A68CE">
              <w:rPr>
                <w:color w:val="FFFFFF"/>
              </w:rPr>
              <w:t>Tier 1</w:t>
            </w:r>
          </w:p>
        </w:tc>
        <w:tc>
          <w:tcPr>
            <w:tcW w:w="1201" w:type="dxa"/>
            <w:tcBorders>
              <w:top w:val="single" w:sz="2" w:space="0" w:color="CCCCCC"/>
              <w:left w:val="single" w:sz="2" w:space="0" w:color="CCCCCC"/>
              <w:bottom w:val="single" w:sz="2" w:space="0" w:color="CCCCCC"/>
              <w:right w:val="single" w:sz="2" w:space="0" w:color="CCCCCC"/>
            </w:tcBorders>
            <w:shd w:val="clear" w:color="auto" w:fill="153D63" w:themeFill="text2" w:themeFillTint="E6"/>
          </w:tcPr>
          <w:p w14:paraId="5724009E" w14:textId="65B4E239" w:rsidR="001F0945" w:rsidRDefault="001F0945" w:rsidP="001F0945">
            <w:pPr>
              <w:spacing w:after="0" w:line="259" w:lineRule="auto"/>
              <w:ind w:left="1" w:firstLine="0"/>
            </w:pPr>
            <w:r w:rsidRPr="004A68CE">
              <w:rPr>
                <w:color w:val="FFFFFF"/>
              </w:rPr>
              <w:t xml:space="preserve">Tier </w:t>
            </w:r>
            <w:r w:rsidR="00734B05">
              <w:rPr>
                <w:color w:val="FFFFFF"/>
              </w:rPr>
              <w:t>2</w:t>
            </w:r>
          </w:p>
        </w:tc>
        <w:tc>
          <w:tcPr>
            <w:tcW w:w="1258" w:type="dxa"/>
            <w:tcBorders>
              <w:top w:val="single" w:sz="2" w:space="0" w:color="CCCCCC"/>
              <w:left w:val="single" w:sz="2" w:space="0" w:color="CCCCCC"/>
              <w:bottom w:val="single" w:sz="2" w:space="0" w:color="CCCCCC"/>
              <w:right w:val="single" w:sz="2" w:space="0" w:color="CCCCCC"/>
            </w:tcBorders>
            <w:shd w:val="clear" w:color="auto" w:fill="153D63" w:themeFill="text2" w:themeFillTint="E6"/>
          </w:tcPr>
          <w:p w14:paraId="1B388837" w14:textId="24D7B8ED" w:rsidR="001F0945" w:rsidRDefault="001F0945" w:rsidP="001F0945">
            <w:pPr>
              <w:spacing w:after="0" w:line="259" w:lineRule="auto"/>
              <w:ind w:left="0" w:firstLine="0"/>
              <w:rPr>
                <w:rFonts w:ascii="Segoe UI Symbol" w:eastAsia="Segoe UI Symbol" w:hAnsi="Segoe UI Symbol" w:cs="Segoe UI Symbol"/>
              </w:rPr>
            </w:pPr>
            <w:r w:rsidRPr="004A68CE">
              <w:rPr>
                <w:color w:val="FFFFFF"/>
              </w:rPr>
              <w:t xml:space="preserve">Tier </w:t>
            </w:r>
            <w:r w:rsidR="00734B05">
              <w:rPr>
                <w:color w:val="FFFFFF"/>
              </w:rPr>
              <w:t>3</w:t>
            </w:r>
          </w:p>
        </w:tc>
      </w:tr>
      <w:tr w:rsidR="001F0945" w14:paraId="6F0BC6DD"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53BF88CB" w14:textId="1B58F4DA" w:rsidR="00734B05" w:rsidRPr="00734B05" w:rsidRDefault="00734B05" w:rsidP="00734B05">
            <w:r w:rsidRPr="00734B05">
              <w:rPr>
                <w:rFonts w:ascii="Segoe UI Symbol" w:hAnsi="Segoe UI Symbol" w:cs="Segoe UI Symbol"/>
              </w:rPr>
              <w:t>★</w:t>
            </w:r>
            <w:r w:rsidRPr="00734B05">
              <w:t xml:space="preserve"> Tool is documented in FCCPS AI tool inventory</w:t>
            </w:r>
          </w:p>
        </w:tc>
        <w:tc>
          <w:tcPr>
            <w:tcW w:w="11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75EFA484" w14:textId="1C8CE0E5" w:rsidR="001F0945" w:rsidRDefault="00734B05" w:rsidP="00734B05">
            <w:pPr>
              <w:spacing w:after="0" w:line="259" w:lineRule="auto"/>
              <w:ind w:left="1" w:firstLine="0"/>
              <w:jc w:val="center"/>
            </w:pPr>
            <w:r w:rsidRPr="00734B05">
              <w:rPr>
                <w:rFonts w:ascii="Segoe UI Symbol" w:hAnsi="Segoe UI Symbol" w:cs="Segoe UI Symbol"/>
              </w:rPr>
              <w:t>✔</w:t>
            </w:r>
          </w:p>
        </w:tc>
        <w:tc>
          <w:tcPr>
            <w:tcW w:w="1201"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058754D1" w14:textId="3E0EFDA1"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33CD88F4" w14:textId="29C9E588"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eastAsia="Segoe UI Symbol" w:hAnsi="Segoe UI Symbol" w:cs="Segoe UI Symbol"/>
              </w:rPr>
              <w:t>✔</w:t>
            </w:r>
          </w:p>
        </w:tc>
      </w:tr>
      <w:tr w:rsidR="001F0945" w14:paraId="251B81D2"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19C37EDD" w14:textId="495E5E96" w:rsidR="001F0945" w:rsidRDefault="00734B05">
            <w:pPr>
              <w:spacing w:after="0" w:line="259" w:lineRule="auto"/>
              <w:ind w:left="0" w:firstLine="0"/>
            </w:pPr>
            <w:r w:rsidRPr="00734B05">
              <w:rPr>
                <w:rFonts w:ascii="Segoe UI Symbol" w:hAnsi="Segoe UI Symbol" w:cs="Segoe UI Symbol"/>
              </w:rPr>
              <w:t>★</w:t>
            </w:r>
            <w:r w:rsidRPr="00734B05">
              <w:t xml:space="preserve"> Staff member can articulate educational </w:t>
            </w:r>
            <w:proofErr w:type="gramStart"/>
            <w:r w:rsidRPr="00734B05">
              <w:t>purpose</w:t>
            </w:r>
            <w:proofErr w:type="gramEnd"/>
            <w:r w:rsidRPr="00734B05">
              <w:t xml:space="preserve"> and how the tool supports student learning</w:t>
            </w:r>
          </w:p>
        </w:tc>
        <w:tc>
          <w:tcPr>
            <w:tcW w:w="11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7BE6A65E" w14:textId="5D53AB77" w:rsidR="001F0945" w:rsidRDefault="00734B05" w:rsidP="00734B05">
            <w:pPr>
              <w:spacing w:after="0" w:line="259" w:lineRule="auto"/>
              <w:ind w:left="1" w:firstLine="0"/>
              <w:jc w:val="center"/>
            </w:pPr>
            <w:r w:rsidRPr="00734B05">
              <w:rPr>
                <w:rFonts w:ascii="Segoe UI Symbol" w:hAnsi="Segoe UI Symbol" w:cs="Segoe UI Symbol"/>
              </w:rPr>
              <w:t>✔</w:t>
            </w:r>
          </w:p>
        </w:tc>
        <w:tc>
          <w:tcPr>
            <w:tcW w:w="1201"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5A896C4B" w14:textId="30FFC30A"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650C54BB" w14:textId="5F00C0C8"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eastAsia="Segoe UI Symbol" w:hAnsi="Segoe UI Symbol" w:cs="Segoe UI Symbol"/>
              </w:rPr>
              <w:t>✔</w:t>
            </w:r>
          </w:p>
        </w:tc>
      </w:tr>
      <w:tr w:rsidR="001F0945" w14:paraId="18D81595"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679CD3BB" w14:textId="4C7E15EF" w:rsidR="001F0945" w:rsidRDefault="00734B05">
            <w:pPr>
              <w:spacing w:after="0" w:line="259" w:lineRule="auto"/>
              <w:ind w:left="0" w:firstLine="0"/>
            </w:pPr>
            <w:r w:rsidRPr="00734B05">
              <w:rPr>
                <w:rFonts w:ascii="Segoe UI Symbol" w:hAnsi="Segoe UI Symbol" w:cs="Segoe UI Symbol"/>
              </w:rPr>
              <w:t>★</w:t>
            </w:r>
            <w:r w:rsidRPr="00734B05">
              <w:t xml:space="preserve"> No student data is entered into the tool without appropriate authorization</w:t>
            </w:r>
          </w:p>
        </w:tc>
        <w:tc>
          <w:tcPr>
            <w:tcW w:w="11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067389C6" w14:textId="284F6033" w:rsidR="001F0945" w:rsidRDefault="00734B05" w:rsidP="00734B05">
            <w:pPr>
              <w:spacing w:after="0" w:line="259" w:lineRule="auto"/>
              <w:ind w:left="1" w:firstLine="0"/>
              <w:jc w:val="center"/>
            </w:pPr>
            <w:r w:rsidRPr="00734B05">
              <w:rPr>
                <w:rFonts w:ascii="Segoe UI Symbol" w:hAnsi="Segoe UI Symbol" w:cs="Segoe UI Symbol"/>
              </w:rPr>
              <w:t>✔</w:t>
            </w:r>
          </w:p>
        </w:tc>
        <w:tc>
          <w:tcPr>
            <w:tcW w:w="1201"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1979266E" w14:textId="6A67EC1E"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57C417F6" w14:textId="3E07A51B"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eastAsia="Segoe UI Symbol" w:hAnsi="Segoe UI Symbol" w:cs="Segoe UI Symbol"/>
              </w:rPr>
              <w:t>✔</w:t>
            </w:r>
          </w:p>
        </w:tc>
      </w:tr>
      <w:tr w:rsidR="001F0945" w14:paraId="621A1AC9"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0DF0AF3A" w14:textId="3F9D73DE" w:rsidR="001F0945" w:rsidRDefault="00734B05">
            <w:pPr>
              <w:spacing w:after="0" w:line="259" w:lineRule="auto"/>
              <w:ind w:left="0" w:firstLine="0"/>
            </w:pPr>
            <w:r w:rsidRPr="00734B05">
              <w:t>Vendor confirms anonymization methodology in writing</w:t>
            </w:r>
          </w:p>
          <w:p w14:paraId="3FBF5845" w14:textId="77777777" w:rsidR="00734B05" w:rsidRPr="00734B05" w:rsidRDefault="00734B05" w:rsidP="00734B05">
            <w:pPr>
              <w:jc w:val="center"/>
            </w:pP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2AAA2FCD" w14:textId="2F3F31A4" w:rsidR="001F0945" w:rsidRDefault="00734B05"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5DF8920E" w14:textId="208A2A2C"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240800F9" w14:textId="49711B9F"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hAnsi="Segoe UI Symbol" w:cs="Segoe UI Symbol"/>
              </w:rPr>
              <w:t>✔</w:t>
            </w:r>
          </w:p>
        </w:tc>
      </w:tr>
      <w:tr w:rsidR="001F0945" w14:paraId="125CCAAB"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2BE24D84" w14:textId="4C5E4C28" w:rsidR="001F0945" w:rsidRDefault="00734B05">
            <w:pPr>
              <w:spacing w:after="0" w:line="259" w:lineRule="auto"/>
              <w:ind w:left="0" w:firstLine="0"/>
            </w:pPr>
            <w:r w:rsidRPr="00734B05">
              <w:t>Data Processing Agreement (DPA) reviewed and signed</w:t>
            </w:r>
          </w:p>
          <w:p w14:paraId="33F49467" w14:textId="77777777" w:rsidR="00734B05" w:rsidRPr="00734B05" w:rsidRDefault="00734B05" w:rsidP="00734B05">
            <w:pPr>
              <w:jc w:val="center"/>
            </w:pP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48EE11FA" w14:textId="26601EFF" w:rsidR="001F0945" w:rsidRDefault="00734B05"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70348680" w14:textId="3E5DF7FE"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2A18BECF" w14:textId="133D714A"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hAnsi="Segoe UI Symbol" w:cs="Segoe UI Symbol"/>
              </w:rPr>
              <w:t>✔</w:t>
            </w:r>
          </w:p>
        </w:tc>
      </w:tr>
      <w:tr w:rsidR="001F0945" w14:paraId="4A45E33A"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67DD4CA5" w14:textId="7C649F0D" w:rsidR="001F0945" w:rsidRDefault="00734B05" w:rsidP="00734B05">
            <w:pPr>
              <w:spacing w:after="0" w:line="259" w:lineRule="auto"/>
              <w:ind w:left="0" w:firstLine="0"/>
            </w:pPr>
            <w:r w:rsidRPr="00734B05">
              <w:t>Data retention and deletion policy documented</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2FD23301" w14:textId="5091DBE0" w:rsidR="001F0945" w:rsidRDefault="00734B05"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2DFB77C5" w14:textId="71AC7185"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232E8235" w14:textId="372FE525"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hAnsi="Segoe UI Symbol" w:cs="Segoe UI Symbol"/>
              </w:rPr>
              <w:t>✔</w:t>
            </w:r>
          </w:p>
        </w:tc>
      </w:tr>
      <w:tr w:rsidR="00734B05" w14:paraId="2B7FAEA5"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38D960AE" w14:textId="2F2769B1" w:rsidR="00734B05" w:rsidRPr="00734B05" w:rsidRDefault="00734B05" w:rsidP="00734B05">
            <w:pPr>
              <w:spacing w:after="0" w:line="259" w:lineRule="auto"/>
              <w:ind w:left="0" w:firstLine="0"/>
            </w:pPr>
            <w:r w:rsidRPr="00734B05">
              <w:t>FERPA compliance verified</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065EB30E" w14:textId="06AD05E8" w:rsidR="00734B05" w:rsidRDefault="00734B05"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7A07CA44" w14:textId="4EDBE52A" w:rsidR="00734B05" w:rsidRPr="00734B05" w:rsidRDefault="00734B05" w:rsidP="00734B05">
            <w:pPr>
              <w:spacing w:after="0" w:line="259" w:lineRule="auto"/>
              <w:ind w:left="1" w:firstLine="0"/>
              <w:jc w:val="center"/>
              <w:rPr>
                <w:rFonts w:ascii="Segoe UI Symbol" w:hAnsi="Segoe UI Symbol" w:cs="Segoe UI Symbol"/>
              </w:rP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17E79D06" w14:textId="60FCA5E7" w:rsidR="00734B0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hAnsi="Segoe UI Symbol" w:cs="Segoe UI Symbol"/>
              </w:rPr>
              <w:t>✔</w:t>
            </w:r>
          </w:p>
        </w:tc>
      </w:tr>
      <w:tr w:rsidR="004A57E6" w14:paraId="7BED07A6" w14:textId="77777777">
        <w:trPr>
          <w:trHeight w:val="692"/>
        </w:trPr>
        <w:tc>
          <w:tcPr>
            <w:tcW w:w="5805" w:type="dxa"/>
            <w:tcBorders>
              <w:top w:val="single" w:sz="2" w:space="0" w:color="CCCCCC"/>
              <w:left w:val="single" w:sz="2" w:space="0" w:color="CCCCCC"/>
              <w:bottom w:val="single" w:sz="2" w:space="0" w:color="CCCCCC"/>
              <w:right w:val="single" w:sz="2" w:space="0" w:color="CCCCCC"/>
            </w:tcBorders>
          </w:tcPr>
          <w:p w14:paraId="5E55D61F" w14:textId="77777777" w:rsidR="004A57E6" w:rsidRDefault="001E545B">
            <w:pPr>
              <w:spacing w:after="0" w:line="259" w:lineRule="auto"/>
              <w:ind w:left="0" w:firstLine="0"/>
            </w:pPr>
            <w:r>
              <w:t xml:space="preserve">Vendor security assessment completed (encryption, access controls, breach notification) </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1E044100" w14:textId="69DC0B58" w:rsidR="004A57E6" w:rsidRDefault="001E545B"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243E5965" w14:textId="39AC2009" w:rsidR="004A57E6" w:rsidRDefault="001E545B" w:rsidP="00734B05">
            <w:pPr>
              <w:spacing w:after="0" w:line="259" w:lineRule="auto"/>
              <w:ind w:left="1" w:firstLine="0"/>
              <w:jc w:val="center"/>
            </w:pPr>
            <w:r>
              <w:t>--</w:t>
            </w:r>
          </w:p>
        </w:tc>
        <w:tc>
          <w:tcPr>
            <w:tcW w:w="1258" w:type="dxa"/>
            <w:tcBorders>
              <w:top w:val="single" w:sz="2" w:space="0" w:color="CCCCCC"/>
              <w:left w:val="single" w:sz="2" w:space="0" w:color="CCCCCC"/>
              <w:bottom w:val="single" w:sz="2" w:space="0" w:color="CCCCCC"/>
              <w:right w:val="single" w:sz="2" w:space="0" w:color="CCCCCC"/>
            </w:tcBorders>
            <w:shd w:val="clear" w:color="auto" w:fill="FDEDEC"/>
            <w:vAlign w:val="center"/>
          </w:tcPr>
          <w:p w14:paraId="06F83A9B" w14:textId="275C41AA" w:rsidR="004A57E6" w:rsidRDefault="00734B05" w:rsidP="00734B05">
            <w:pPr>
              <w:spacing w:after="0" w:line="259" w:lineRule="auto"/>
              <w:ind w:left="0" w:firstLine="0"/>
              <w:jc w:val="center"/>
            </w:pPr>
            <w:r w:rsidRPr="00734B05">
              <w:rPr>
                <w:rFonts w:ascii="Segoe UI Symbol" w:eastAsia="Segoe UI Symbol" w:hAnsi="Segoe UI Symbol" w:cs="Segoe UI Symbol"/>
              </w:rPr>
              <w:t>✔</w:t>
            </w:r>
          </w:p>
        </w:tc>
      </w:tr>
      <w:tr w:rsidR="004A57E6" w14:paraId="3C781F78" w14:textId="77777777">
        <w:trPr>
          <w:trHeight w:val="785"/>
        </w:trPr>
        <w:tc>
          <w:tcPr>
            <w:tcW w:w="5805" w:type="dxa"/>
            <w:tcBorders>
              <w:top w:val="single" w:sz="2" w:space="0" w:color="CCCCCC"/>
              <w:left w:val="single" w:sz="2" w:space="0" w:color="CCCCCC"/>
              <w:bottom w:val="single" w:sz="2" w:space="0" w:color="CCCCCC"/>
              <w:right w:val="single" w:sz="2" w:space="0" w:color="CCCCCC"/>
            </w:tcBorders>
            <w:vAlign w:val="center"/>
          </w:tcPr>
          <w:p w14:paraId="4F4B661D" w14:textId="77777777" w:rsidR="004A57E6" w:rsidRDefault="001E545B">
            <w:pPr>
              <w:spacing w:after="0" w:line="259" w:lineRule="auto"/>
              <w:ind w:left="0" w:firstLine="0"/>
            </w:pPr>
            <w:r>
              <w:t xml:space="preserve">Algorithmic bias assessment completed for any tool making recommendations about students </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1A99354A" w14:textId="471D8482" w:rsidR="004A57E6" w:rsidRDefault="001E545B"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029E07B1" w14:textId="52713E80" w:rsidR="004A57E6" w:rsidRDefault="001E545B" w:rsidP="00734B05">
            <w:pPr>
              <w:spacing w:after="0" w:line="259" w:lineRule="auto"/>
              <w:ind w:left="1" w:firstLine="0"/>
              <w:jc w:val="center"/>
            </w:pPr>
            <w:r>
              <w:t>--</w:t>
            </w:r>
          </w:p>
        </w:tc>
        <w:tc>
          <w:tcPr>
            <w:tcW w:w="1258" w:type="dxa"/>
            <w:tcBorders>
              <w:top w:val="single" w:sz="2" w:space="0" w:color="CCCCCC"/>
              <w:left w:val="single" w:sz="2" w:space="0" w:color="CCCCCC"/>
              <w:bottom w:val="single" w:sz="2" w:space="0" w:color="CCCCCC"/>
              <w:right w:val="single" w:sz="2" w:space="0" w:color="CCCCCC"/>
            </w:tcBorders>
            <w:shd w:val="clear" w:color="auto" w:fill="FDEDEC"/>
            <w:vAlign w:val="center"/>
          </w:tcPr>
          <w:p w14:paraId="0399C06F" w14:textId="2465750C" w:rsidR="004A57E6" w:rsidRDefault="00734B05" w:rsidP="00734B05">
            <w:pPr>
              <w:spacing w:after="0" w:line="259" w:lineRule="auto"/>
              <w:ind w:left="0" w:firstLine="0"/>
              <w:jc w:val="center"/>
            </w:pPr>
            <w:r w:rsidRPr="00734B05">
              <w:rPr>
                <w:rFonts w:ascii="Segoe UI Symbol" w:eastAsia="Segoe UI Symbol" w:hAnsi="Segoe UI Symbol" w:cs="Segoe UI Symbol"/>
              </w:rPr>
              <w:t>✔</w:t>
            </w:r>
          </w:p>
        </w:tc>
      </w:tr>
      <w:tr w:rsidR="004A57E6" w14:paraId="0339F402" w14:textId="77777777">
        <w:trPr>
          <w:trHeight w:val="713"/>
        </w:trPr>
        <w:tc>
          <w:tcPr>
            <w:tcW w:w="5805" w:type="dxa"/>
            <w:tcBorders>
              <w:top w:val="single" w:sz="2" w:space="0" w:color="CCCCCC"/>
              <w:left w:val="single" w:sz="2" w:space="0" w:color="CCCCCC"/>
              <w:bottom w:val="single" w:sz="2" w:space="0" w:color="CCCCCC"/>
              <w:right w:val="single" w:sz="2" w:space="0" w:color="CCCCCC"/>
            </w:tcBorders>
          </w:tcPr>
          <w:p w14:paraId="675C1174" w14:textId="77777777" w:rsidR="004A57E6" w:rsidRDefault="001E545B">
            <w:pPr>
              <w:spacing w:after="0" w:line="259" w:lineRule="auto"/>
              <w:ind w:left="0" w:right="49" w:firstLine="0"/>
            </w:pPr>
            <w:r>
              <w:t xml:space="preserve">Human-in-the-loop confirmed for consequential decisions (placement, grading, intervention) </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52167C03" w14:textId="4F9F25A3" w:rsidR="004A57E6" w:rsidRDefault="001E545B"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43A05602" w14:textId="2773C458" w:rsidR="004A57E6" w:rsidRDefault="001E545B" w:rsidP="00734B05">
            <w:pPr>
              <w:spacing w:after="0" w:line="259" w:lineRule="auto"/>
              <w:ind w:left="1" w:firstLine="0"/>
              <w:jc w:val="center"/>
            </w:pPr>
            <w:r>
              <w:t>--</w:t>
            </w:r>
          </w:p>
        </w:tc>
        <w:tc>
          <w:tcPr>
            <w:tcW w:w="1258" w:type="dxa"/>
            <w:tcBorders>
              <w:top w:val="single" w:sz="2" w:space="0" w:color="CCCCCC"/>
              <w:left w:val="single" w:sz="2" w:space="0" w:color="CCCCCC"/>
              <w:bottom w:val="single" w:sz="2" w:space="0" w:color="CCCCCC"/>
              <w:right w:val="single" w:sz="2" w:space="0" w:color="CCCCCC"/>
            </w:tcBorders>
            <w:shd w:val="clear" w:color="auto" w:fill="FDEDEC"/>
            <w:vAlign w:val="center"/>
          </w:tcPr>
          <w:p w14:paraId="7910592C" w14:textId="42306EF7" w:rsidR="004A57E6" w:rsidRDefault="00734B05" w:rsidP="00734B05">
            <w:pPr>
              <w:spacing w:after="0" w:line="259" w:lineRule="auto"/>
              <w:ind w:left="0" w:firstLine="0"/>
              <w:jc w:val="center"/>
            </w:pPr>
            <w:r w:rsidRPr="00734B05">
              <w:rPr>
                <w:rFonts w:ascii="Segoe UI Symbol" w:eastAsia="Segoe UI Symbol" w:hAnsi="Segoe UI Symbol" w:cs="Segoe UI Symbol"/>
              </w:rPr>
              <w:t>✔</w:t>
            </w:r>
          </w:p>
        </w:tc>
      </w:tr>
      <w:tr w:rsidR="004A57E6" w14:paraId="52D83E2D" w14:textId="77777777">
        <w:trPr>
          <w:trHeight w:val="754"/>
        </w:trPr>
        <w:tc>
          <w:tcPr>
            <w:tcW w:w="5805" w:type="dxa"/>
            <w:tcBorders>
              <w:top w:val="single" w:sz="2" w:space="0" w:color="CCCCCC"/>
              <w:left w:val="single" w:sz="2" w:space="0" w:color="CCCCCC"/>
              <w:bottom w:val="single" w:sz="2" w:space="0" w:color="CCCCCC"/>
              <w:right w:val="single" w:sz="2" w:space="0" w:color="CCCCCC"/>
            </w:tcBorders>
            <w:shd w:val="clear" w:color="auto" w:fill="FFFFFF"/>
          </w:tcPr>
          <w:p w14:paraId="6152B07D" w14:textId="77777777" w:rsidR="004A57E6" w:rsidRDefault="001E545B">
            <w:pPr>
              <w:spacing w:after="0" w:line="259" w:lineRule="auto"/>
              <w:ind w:left="0" w:firstLine="0"/>
              <w:jc w:val="both"/>
            </w:pPr>
            <w:r>
              <w:t xml:space="preserve">COPPA compliance verified (if tool is used by students under 13) </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bottom"/>
          </w:tcPr>
          <w:p w14:paraId="3C499B5B" w14:textId="7C203BEE" w:rsidR="004A57E6" w:rsidRDefault="001E545B"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5F5F5"/>
            <w:vAlign w:val="bottom"/>
          </w:tcPr>
          <w:p w14:paraId="6ED9CAC5" w14:textId="7BA82520" w:rsidR="004A57E6" w:rsidRDefault="001E545B" w:rsidP="00734B05">
            <w:pPr>
              <w:spacing w:after="0" w:line="259" w:lineRule="auto"/>
              <w:ind w:left="1" w:firstLine="0"/>
              <w:jc w:val="center"/>
            </w:pPr>
            <w:r>
              <w:t>--</w:t>
            </w:r>
          </w:p>
        </w:tc>
        <w:tc>
          <w:tcPr>
            <w:tcW w:w="1258" w:type="dxa"/>
            <w:tcBorders>
              <w:top w:val="single" w:sz="2" w:space="0" w:color="CCCCCC"/>
              <w:left w:val="single" w:sz="2" w:space="0" w:color="CCCCCC"/>
              <w:bottom w:val="single" w:sz="2" w:space="0" w:color="CCCCCC"/>
              <w:right w:val="single" w:sz="2" w:space="0" w:color="CCCCCC"/>
            </w:tcBorders>
            <w:shd w:val="clear" w:color="auto" w:fill="FDEDEC"/>
            <w:vAlign w:val="bottom"/>
          </w:tcPr>
          <w:p w14:paraId="3444EA2B" w14:textId="5525D1AF" w:rsidR="004A57E6" w:rsidRDefault="00734B05" w:rsidP="00734B05">
            <w:pPr>
              <w:spacing w:after="0" w:line="259" w:lineRule="auto"/>
              <w:ind w:left="0" w:firstLine="0"/>
              <w:jc w:val="center"/>
            </w:pPr>
            <w:r w:rsidRPr="00734B05">
              <w:rPr>
                <w:rFonts w:ascii="Segoe UI Symbol" w:eastAsia="Segoe UI Symbol" w:hAnsi="Segoe UI Symbol" w:cs="Segoe UI Symbol"/>
              </w:rPr>
              <w:t>✔</w:t>
            </w:r>
          </w:p>
        </w:tc>
      </w:tr>
      <w:tr w:rsidR="004A57E6" w14:paraId="53350255" w14:textId="77777777">
        <w:trPr>
          <w:trHeight w:val="125"/>
        </w:trPr>
        <w:tc>
          <w:tcPr>
            <w:tcW w:w="5805" w:type="dxa"/>
            <w:tcBorders>
              <w:top w:val="single" w:sz="2" w:space="0" w:color="CCCCCC"/>
              <w:left w:val="single" w:sz="2" w:space="0" w:color="CCCCCC"/>
              <w:bottom w:val="nil"/>
              <w:right w:val="single" w:sz="2" w:space="0" w:color="CCCCCC"/>
            </w:tcBorders>
            <w:shd w:val="clear" w:color="auto" w:fill="FFFFFF"/>
          </w:tcPr>
          <w:p w14:paraId="4CD613EC" w14:textId="77777777" w:rsidR="004A57E6" w:rsidRDefault="00263A60">
            <w:pPr>
              <w:pPrChange w:id="279" w:author="John Black" w:date="2026-02-14T15:17:00Z" w16du:dateUtc="2026-02-14T20:17:00Z">
                <w:pPr>
                  <w:spacing w:after="160" w:line="259" w:lineRule="auto"/>
                  <w:ind w:left="0" w:firstLine="0"/>
                </w:pPr>
              </w:pPrChange>
            </w:pPr>
            <w:ins w:id="280" w:author="John Black" w:date="2026-02-14T15:17:00Z" w16du:dateUtc="2026-02-14T20:17:00Z">
              <w:r>
                <w:t>Vendor terms prohibit use of student data for advertising or AI model training (unless expressly authorized)</w:t>
              </w:r>
            </w:ins>
          </w:p>
        </w:tc>
        <w:tc>
          <w:tcPr>
            <w:tcW w:w="1100" w:type="dxa"/>
            <w:vMerge w:val="restart"/>
            <w:tcBorders>
              <w:top w:val="single" w:sz="2" w:space="0" w:color="CCCCCC"/>
              <w:left w:val="single" w:sz="2" w:space="0" w:color="CCCCCC"/>
              <w:bottom w:val="single" w:sz="2" w:space="0" w:color="CCCCCC"/>
              <w:right w:val="single" w:sz="2" w:space="0" w:color="CCCCCC"/>
            </w:tcBorders>
            <w:shd w:val="clear" w:color="auto" w:fill="F5F5F5"/>
            <w:vAlign w:val="center"/>
          </w:tcPr>
          <w:p w14:paraId="4BC71AD4" w14:textId="67AE7EB2" w:rsidR="004A57E6" w:rsidRDefault="001E545B">
            <w:pPr>
              <w:pPrChange w:id="281" w:author="John Black" w:date="2026-02-14T15:17:00Z" w16du:dateUtc="2026-02-14T20:17:00Z">
                <w:pPr>
                  <w:spacing w:after="0" w:line="259" w:lineRule="auto"/>
                  <w:ind w:left="1" w:firstLine="0"/>
                  <w:jc w:val="center"/>
                </w:pPr>
              </w:pPrChange>
            </w:pPr>
            <w:r>
              <w:t>--</w:t>
            </w:r>
          </w:p>
        </w:tc>
        <w:tc>
          <w:tcPr>
            <w:tcW w:w="1201" w:type="dxa"/>
            <w:vMerge w:val="restart"/>
            <w:tcBorders>
              <w:top w:val="single" w:sz="2" w:space="0" w:color="CCCCCC"/>
              <w:left w:val="single" w:sz="2" w:space="0" w:color="CCCCCC"/>
              <w:bottom w:val="single" w:sz="2" w:space="0" w:color="CCCCCC"/>
              <w:right w:val="single" w:sz="2" w:space="0" w:color="CCCCCC"/>
            </w:tcBorders>
            <w:shd w:val="clear" w:color="auto" w:fill="F5F5F5"/>
            <w:vAlign w:val="center"/>
          </w:tcPr>
          <w:p w14:paraId="305D058B" w14:textId="2C3F5AE4" w:rsidR="004A57E6" w:rsidRDefault="001E545B">
            <w:pPr>
              <w:pPrChange w:id="282" w:author="John Black" w:date="2026-02-14T15:17:00Z" w16du:dateUtc="2026-02-14T20:17:00Z">
                <w:pPr>
                  <w:spacing w:after="0" w:line="259" w:lineRule="auto"/>
                  <w:ind w:left="1" w:firstLine="0"/>
                  <w:jc w:val="center"/>
                </w:pPr>
              </w:pPrChange>
            </w:pPr>
            <w:r>
              <w:t>--</w:t>
            </w:r>
          </w:p>
        </w:tc>
        <w:tc>
          <w:tcPr>
            <w:tcW w:w="1258" w:type="dxa"/>
            <w:vMerge w:val="restart"/>
            <w:tcBorders>
              <w:top w:val="single" w:sz="2" w:space="0" w:color="CCCCCC"/>
              <w:left w:val="single" w:sz="2" w:space="0" w:color="CCCCCC"/>
              <w:bottom w:val="single" w:sz="2" w:space="0" w:color="CCCCCC"/>
              <w:right w:val="single" w:sz="2" w:space="0" w:color="CCCCCC"/>
            </w:tcBorders>
            <w:shd w:val="clear" w:color="auto" w:fill="FDEDEC"/>
            <w:vAlign w:val="bottom"/>
          </w:tcPr>
          <w:p w14:paraId="7BAA66C1" w14:textId="1C12CF06" w:rsidR="004A57E6" w:rsidRDefault="00734B05">
            <w:pPr>
              <w:jc w:val="center"/>
              <w:pPrChange w:id="283" w:author="John Black" w:date="2026-02-14T15:28:00Z" w16du:dateUtc="2026-02-14T20:28:00Z">
                <w:pPr>
                  <w:spacing w:after="0" w:line="259" w:lineRule="auto"/>
                  <w:ind w:left="0" w:firstLine="0"/>
                  <w:jc w:val="center"/>
                </w:pPr>
              </w:pPrChange>
            </w:pPr>
            <w:r>
              <w:rPr>
                <w:rFonts w:eastAsia="Segoe UI Symbol"/>
                <w:rPrChange w:id="284" w:author="John Black" w:date="2026-02-14T15:17:00Z" w16du:dateUtc="2026-02-14T20:17:00Z">
                  <w:rPr>
                    <w:rFonts w:ascii="Segoe UI Symbol" w:eastAsia="Segoe UI Symbol" w:hAnsi="Segoe UI Symbol" w:cs="Segoe UI Symbol"/>
                  </w:rPr>
                </w:rPrChange>
              </w:rPr>
              <w:t>✔</w:t>
            </w:r>
          </w:p>
        </w:tc>
      </w:tr>
      <w:tr w:rsidR="004A57E6" w14:paraId="5148D3B8" w14:textId="77777777">
        <w:trPr>
          <w:trHeight w:val="639"/>
        </w:trPr>
        <w:tc>
          <w:tcPr>
            <w:tcW w:w="5805" w:type="dxa"/>
            <w:tcBorders>
              <w:top w:val="nil"/>
              <w:left w:val="single" w:sz="2" w:space="0" w:color="CCCCCC"/>
              <w:bottom w:val="single" w:sz="2" w:space="0" w:color="CCCCCC"/>
              <w:right w:val="single" w:sz="2" w:space="0" w:color="CCCCCC"/>
            </w:tcBorders>
          </w:tcPr>
          <w:p w14:paraId="33A75969" w14:textId="77777777" w:rsidR="004A57E6" w:rsidRDefault="001E545B">
            <w:pPr>
              <w:spacing w:after="0" w:line="259" w:lineRule="auto"/>
              <w:ind w:left="0" w:firstLine="0"/>
            </w:pPr>
            <w:r>
              <w:t xml:space="preserve">Pilot period completed with documented outcomes before broad deployment </w:t>
            </w:r>
          </w:p>
        </w:tc>
        <w:tc>
          <w:tcPr>
            <w:tcW w:w="0" w:type="auto"/>
            <w:vMerge/>
            <w:tcBorders>
              <w:top w:val="nil"/>
              <w:left w:val="single" w:sz="2" w:space="0" w:color="CCCCCC"/>
              <w:bottom w:val="single" w:sz="2" w:space="0" w:color="CCCCCC"/>
              <w:right w:val="single" w:sz="2" w:space="0" w:color="CCCCCC"/>
            </w:tcBorders>
          </w:tcPr>
          <w:p w14:paraId="361DE584" w14:textId="77777777" w:rsidR="004A57E6" w:rsidRDefault="004A57E6">
            <w:pPr>
              <w:spacing w:after="160" w:line="259" w:lineRule="auto"/>
              <w:ind w:left="0" w:firstLine="0"/>
            </w:pPr>
          </w:p>
        </w:tc>
        <w:tc>
          <w:tcPr>
            <w:tcW w:w="0" w:type="auto"/>
            <w:vMerge/>
            <w:tcBorders>
              <w:top w:val="nil"/>
              <w:left w:val="single" w:sz="2" w:space="0" w:color="CCCCCC"/>
              <w:bottom w:val="single" w:sz="2" w:space="0" w:color="CCCCCC"/>
              <w:right w:val="single" w:sz="2" w:space="0" w:color="CCCCCC"/>
            </w:tcBorders>
          </w:tcPr>
          <w:p w14:paraId="33FAC0A9" w14:textId="77777777" w:rsidR="004A57E6" w:rsidRDefault="004A57E6">
            <w:pPr>
              <w:spacing w:after="160" w:line="259" w:lineRule="auto"/>
              <w:ind w:left="0" w:firstLine="0"/>
            </w:pPr>
          </w:p>
        </w:tc>
        <w:tc>
          <w:tcPr>
            <w:tcW w:w="0" w:type="auto"/>
            <w:vMerge/>
            <w:tcBorders>
              <w:top w:val="nil"/>
              <w:left w:val="single" w:sz="2" w:space="0" w:color="CCCCCC"/>
              <w:bottom w:val="single" w:sz="2" w:space="0" w:color="CCCCCC"/>
              <w:right w:val="single" w:sz="2" w:space="0" w:color="CCCCCC"/>
            </w:tcBorders>
          </w:tcPr>
          <w:p w14:paraId="35BDE6B7" w14:textId="77777777" w:rsidR="004A57E6" w:rsidRDefault="004A57E6">
            <w:pPr>
              <w:spacing w:after="160" w:line="259" w:lineRule="auto"/>
              <w:ind w:left="0" w:firstLine="0"/>
            </w:pPr>
          </w:p>
        </w:tc>
      </w:tr>
      <w:tr w:rsidR="004A57E6" w14:paraId="6687EF6D" w14:textId="77777777">
        <w:trPr>
          <w:trHeight w:val="715"/>
        </w:trPr>
        <w:tc>
          <w:tcPr>
            <w:tcW w:w="5805"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71EF207E" w14:textId="77777777" w:rsidR="004A57E6" w:rsidRDefault="001E545B">
            <w:pPr>
              <w:spacing w:after="0" w:line="259" w:lineRule="auto"/>
              <w:ind w:left="0" w:firstLine="0"/>
            </w:pPr>
            <w:r>
              <w:rPr>
                <w:b/>
              </w:rPr>
              <w:t xml:space="preserve">SPED ADD-ON: </w:t>
            </w:r>
            <w:r>
              <w:t xml:space="preserve">IDEA compliance review + parental consent for IEP/504 data </w:t>
            </w:r>
          </w:p>
        </w:tc>
        <w:tc>
          <w:tcPr>
            <w:tcW w:w="1100"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7DBE7C21" w14:textId="77777777" w:rsidR="004A57E6" w:rsidRDefault="001E545B">
            <w:pPr>
              <w:spacing w:after="0" w:line="259" w:lineRule="auto"/>
              <w:ind w:left="1" w:firstLine="0"/>
            </w:pPr>
            <w:r>
              <w:t xml:space="preserve">If SPED </w:t>
            </w:r>
          </w:p>
        </w:tc>
        <w:tc>
          <w:tcPr>
            <w:tcW w:w="1201"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0FACEFA8" w14:textId="77777777" w:rsidR="004A57E6" w:rsidRDefault="001E545B">
            <w:pPr>
              <w:spacing w:after="0" w:line="259" w:lineRule="auto"/>
              <w:ind w:left="1" w:firstLine="0"/>
            </w:pPr>
            <w:r>
              <w:t xml:space="preserve">If SPED </w:t>
            </w:r>
          </w:p>
        </w:tc>
        <w:tc>
          <w:tcPr>
            <w:tcW w:w="1258"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7872C8A2" w14:textId="77777777" w:rsidR="004A57E6" w:rsidRDefault="001E545B">
            <w:pPr>
              <w:spacing w:after="0" w:line="259" w:lineRule="auto"/>
              <w:ind w:left="0" w:firstLine="0"/>
            </w:pPr>
            <w:r>
              <w:t xml:space="preserve">If SPED </w:t>
            </w:r>
          </w:p>
        </w:tc>
      </w:tr>
      <w:tr w:rsidR="004A57E6" w14:paraId="1048BB5F" w14:textId="77777777">
        <w:trPr>
          <w:trHeight w:val="711"/>
        </w:trPr>
        <w:tc>
          <w:tcPr>
            <w:tcW w:w="5805"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07F91D1D" w14:textId="77777777" w:rsidR="004A57E6" w:rsidRDefault="001E545B">
            <w:pPr>
              <w:spacing w:after="0" w:line="259" w:lineRule="auto"/>
              <w:ind w:left="0" w:firstLine="0"/>
            </w:pPr>
            <w:r>
              <w:rPr>
                <w:b/>
              </w:rPr>
              <w:t xml:space="preserve">SPED ADD-ON: </w:t>
            </w:r>
            <w:r>
              <w:t xml:space="preserve">Accessibility review (assistive tech compatibility + UDL alignment) </w:t>
            </w:r>
          </w:p>
        </w:tc>
        <w:tc>
          <w:tcPr>
            <w:tcW w:w="1100"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7ADEA651" w14:textId="77777777" w:rsidR="004A57E6" w:rsidRDefault="001E545B">
            <w:pPr>
              <w:spacing w:after="0" w:line="259" w:lineRule="auto"/>
              <w:ind w:left="1" w:firstLine="0"/>
            </w:pPr>
            <w:r>
              <w:t xml:space="preserve">If SPED </w:t>
            </w:r>
          </w:p>
        </w:tc>
        <w:tc>
          <w:tcPr>
            <w:tcW w:w="1201"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4A9F67E3" w14:textId="77777777" w:rsidR="004A57E6" w:rsidRDefault="001E545B">
            <w:pPr>
              <w:spacing w:after="0" w:line="259" w:lineRule="auto"/>
              <w:ind w:left="1" w:firstLine="0"/>
            </w:pPr>
            <w:r>
              <w:t xml:space="preserve">If SPED </w:t>
            </w:r>
          </w:p>
        </w:tc>
        <w:tc>
          <w:tcPr>
            <w:tcW w:w="1258"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6061500C" w14:textId="77777777" w:rsidR="004A57E6" w:rsidRDefault="001E545B">
            <w:pPr>
              <w:spacing w:after="0" w:line="259" w:lineRule="auto"/>
              <w:ind w:left="0" w:firstLine="0"/>
            </w:pPr>
            <w:r>
              <w:t xml:space="preserve">If SPED </w:t>
            </w:r>
          </w:p>
        </w:tc>
      </w:tr>
      <w:tr w:rsidR="006F6562" w14:paraId="75E2AA2B" w14:textId="77777777">
        <w:trPr>
          <w:ins w:id="285" w:author="John Black" w:date="2026-02-14T15:17:00Z"/>
        </w:trPr>
        <w:tc>
          <w:tcPr>
            <w:tcW w:w="5805" w:type="dxa"/>
          </w:tcPr>
          <w:p w14:paraId="47A202AF" w14:textId="77777777" w:rsidR="006F6562" w:rsidRDefault="00263A60">
            <w:pPr>
              <w:rPr>
                <w:ins w:id="286" w:author="John Black" w:date="2026-02-14T15:17:00Z" w16du:dateUtc="2026-02-14T20:17:00Z"/>
              </w:rPr>
            </w:pPr>
            <w:ins w:id="287" w:author="John Black" w:date="2026-02-14T15:17:00Z" w16du:dateUtc="2026-02-14T20:17:00Z">
              <w:r>
                <w:t>Vendor provides notice of material changes to data practices/terms and identifies subprocessors</w:t>
              </w:r>
            </w:ins>
          </w:p>
        </w:tc>
        <w:tc>
          <w:tcPr>
            <w:tcW w:w="1100" w:type="dxa"/>
          </w:tcPr>
          <w:p w14:paraId="2D4DBFED" w14:textId="77777777" w:rsidR="006F6562" w:rsidRDefault="00263A60">
            <w:pPr>
              <w:rPr>
                <w:ins w:id="288" w:author="John Black" w:date="2026-02-14T15:17:00Z" w16du:dateUtc="2026-02-14T20:17:00Z"/>
              </w:rPr>
            </w:pPr>
            <w:ins w:id="289" w:author="John Black" w:date="2026-02-14T15:17:00Z" w16du:dateUtc="2026-02-14T20:17:00Z">
              <w:r>
                <w:t>--</w:t>
              </w:r>
            </w:ins>
          </w:p>
        </w:tc>
        <w:tc>
          <w:tcPr>
            <w:tcW w:w="1201" w:type="dxa"/>
          </w:tcPr>
          <w:p w14:paraId="1AC8C476" w14:textId="77777777" w:rsidR="006F6562" w:rsidRDefault="00263A60">
            <w:pPr>
              <w:rPr>
                <w:ins w:id="290" w:author="John Black" w:date="2026-02-14T15:17:00Z" w16du:dateUtc="2026-02-14T20:17:00Z"/>
              </w:rPr>
            </w:pPr>
            <w:ins w:id="291" w:author="John Black" w:date="2026-02-14T15:17:00Z" w16du:dateUtc="2026-02-14T20:17:00Z">
              <w:r>
                <w:t>✔</w:t>
              </w:r>
            </w:ins>
          </w:p>
        </w:tc>
        <w:tc>
          <w:tcPr>
            <w:tcW w:w="1258" w:type="dxa"/>
          </w:tcPr>
          <w:p w14:paraId="2325A2C8" w14:textId="77777777" w:rsidR="006F6562" w:rsidRDefault="00263A60">
            <w:pPr>
              <w:rPr>
                <w:ins w:id="292" w:author="John Black" w:date="2026-02-14T15:17:00Z" w16du:dateUtc="2026-02-14T20:17:00Z"/>
              </w:rPr>
            </w:pPr>
            <w:ins w:id="293" w:author="John Black" w:date="2026-02-14T15:17:00Z" w16du:dateUtc="2026-02-14T20:17:00Z">
              <w:r>
                <w:t>✔</w:t>
              </w:r>
            </w:ins>
          </w:p>
        </w:tc>
      </w:tr>
      <w:tr w:rsidR="006F6562" w14:paraId="331F20C2" w14:textId="77777777">
        <w:trPr>
          <w:ins w:id="294" w:author="John Black" w:date="2026-02-14T15:17:00Z"/>
        </w:trPr>
        <w:tc>
          <w:tcPr>
            <w:tcW w:w="5805" w:type="dxa"/>
          </w:tcPr>
          <w:p w14:paraId="13A739D2" w14:textId="77777777" w:rsidR="006F6562" w:rsidRDefault="00263A60">
            <w:pPr>
              <w:rPr>
                <w:ins w:id="295" w:author="John Black" w:date="2026-02-14T15:17:00Z" w16du:dateUtc="2026-02-14T20:17:00Z"/>
              </w:rPr>
            </w:pPr>
            <w:ins w:id="296" w:author="John Black" w:date="2026-02-14T15:17:00Z" w16du:dateUtc="2026-02-14T20:17:00Z">
              <w:r>
                <w:t>Tier 1 affirmation completed (settings + classroom-use constraints documented)</w:t>
              </w:r>
            </w:ins>
          </w:p>
        </w:tc>
        <w:tc>
          <w:tcPr>
            <w:tcW w:w="1100" w:type="dxa"/>
          </w:tcPr>
          <w:p w14:paraId="1161ED0E" w14:textId="77777777" w:rsidR="006F6562" w:rsidRDefault="00263A60">
            <w:pPr>
              <w:rPr>
                <w:ins w:id="297" w:author="John Black" w:date="2026-02-14T15:17:00Z" w16du:dateUtc="2026-02-14T20:17:00Z"/>
              </w:rPr>
            </w:pPr>
            <w:ins w:id="298" w:author="John Black" w:date="2026-02-14T15:17:00Z" w16du:dateUtc="2026-02-14T20:17:00Z">
              <w:r>
                <w:t>✔</w:t>
              </w:r>
            </w:ins>
          </w:p>
        </w:tc>
        <w:tc>
          <w:tcPr>
            <w:tcW w:w="1201" w:type="dxa"/>
          </w:tcPr>
          <w:p w14:paraId="74CFFBAA" w14:textId="77777777" w:rsidR="006F6562" w:rsidRDefault="00263A60">
            <w:pPr>
              <w:rPr>
                <w:ins w:id="299" w:author="John Black" w:date="2026-02-14T15:17:00Z" w16du:dateUtc="2026-02-14T20:17:00Z"/>
              </w:rPr>
            </w:pPr>
            <w:ins w:id="300" w:author="John Black" w:date="2026-02-14T15:17:00Z" w16du:dateUtc="2026-02-14T20:17:00Z">
              <w:r>
                <w:t>--</w:t>
              </w:r>
            </w:ins>
          </w:p>
        </w:tc>
        <w:tc>
          <w:tcPr>
            <w:tcW w:w="1258" w:type="dxa"/>
          </w:tcPr>
          <w:p w14:paraId="69F690D5" w14:textId="77777777" w:rsidR="006F6562" w:rsidRDefault="00263A60">
            <w:pPr>
              <w:rPr>
                <w:ins w:id="301" w:author="John Black" w:date="2026-02-14T15:17:00Z" w16du:dateUtc="2026-02-14T20:17:00Z"/>
              </w:rPr>
            </w:pPr>
            <w:ins w:id="302" w:author="John Black" w:date="2026-02-14T15:17:00Z" w16du:dateUtc="2026-02-14T20:17:00Z">
              <w:r>
                <w:t>--</w:t>
              </w:r>
            </w:ins>
          </w:p>
        </w:tc>
      </w:tr>
    </w:tbl>
    <w:p w14:paraId="5148EB46" w14:textId="77777777" w:rsidR="004A57E6" w:rsidRDefault="001E545B">
      <w:pPr>
        <w:spacing w:after="0" w:line="259" w:lineRule="auto"/>
        <w:ind w:left="0" w:firstLine="0"/>
      </w:pPr>
      <w:r>
        <w:rPr>
          <w:b/>
        </w:rPr>
        <w:t xml:space="preserve"> </w:t>
      </w:r>
    </w:p>
    <w:p w14:paraId="7576CC5F" w14:textId="77777777" w:rsidR="004A57E6" w:rsidRDefault="001E545B" w:rsidP="00734B05">
      <w:pPr>
        <w:pStyle w:val="Heading2"/>
      </w:pPr>
      <w:r>
        <w:t xml:space="preserve">Deliverable 3: Top Risks, Mitigations &amp; Suggested Owners </w:t>
      </w:r>
    </w:p>
    <w:p w14:paraId="698B4096" w14:textId="77777777" w:rsidR="004A57E6" w:rsidRDefault="001E545B">
      <w:pPr>
        <w:spacing w:after="11"/>
        <w:ind w:left="0" w:firstLine="0"/>
      </w:pPr>
      <w:r>
        <w:rPr>
          <w:b/>
        </w:rPr>
        <w:t>Requirement</w:t>
      </w:r>
      <w:r>
        <w:t xml:space="preserve">: "Top risks + mitigations + suggested owners" </w:t>
      </w:r>
    </w:p>
    <w:tbl>
      <w:tblPr>
        <w:tblStyle w:val="TableGrid"/>
        <w:tblW w:w="9364" w:type="dxa"/>
        <w:tblInd w:w="-2" w:type="dxa"/>
        <w:tblCellMar>
          <w:top w:w="138" w:type="dxa"/>
          <w:left w:w="122" w:type="dxa"/>
          <w:right w:w="65" w:type="dxa"/>
        </w:tblCellMar>
        <w:tblLook w:val="04A0" w:firstRow="1" w:lastRow="0" w:firstColumn="1" w:lastColumn="0" w:noHBand="0" w:noVBand="1"/>
      </w:tblPr>
      <w:tblGrid>
        <w:gridCol w:w="2204"/>
        <w:gridCol w:w="7160"/>
      </w:tblGrid>
      <w:tr w:rsidR="004A57E6" w14:paraId="2326C87D" w14:textId="77777777">
        <w:trPr>
          <w:trHeight w:val="1827"/>
        </w:trPr>
        <w:tc>
          <w:tcPr>
            <w:tcW w:w="2204" w:type="dxa"/>
            <w:tcBorders>
              <w:top w:val="single" w:sz="2" w:space="0" w:color="CCCCCC"/>
              <w:left w:val="single" w:sz="2" w:space="0" w:color="CCCCCC"/>
              <w:bottom w:val="single" w:sz="2" w:space="0" w:color="CCCCCC"/>
              <w:right w:val="single" w:sz="2" w:space="0" w:color="CCCCCC"/>
            </w:tcBorders>
            <w:shd w:val="clear" w:color="auto" w:fill="FDEDEC"/>
          </w:tcPr>
          <w:p w14:paraId="1E399FDF" w14:textId="77777777" w:rsidR="004A57E6" w:rsidRDefault="001E545B">
            <w:pPr>
              <w:spacing w:after="0" w:line="259" w:lineRule="auto"/>
              <w:ind w:left="0" w:firstLine="0"/>
            </w:pPr>
            <w:r>
              <w:rPr>
                <w:b/>
              </w:rPr>
              <w:t>RISK 1</w:t>
            </w:r>
            <w:r>
              <w:t xml:space="preserve"> </w:t>
            </w:r>
          </w:p>
          <w:p w14:paraId="23B6FEA3" w14:textId="77777777" w:rsidR="004A57E6" w:rsidRDefault="001E545B">
            <w:pPr>
              <w:spacing w:after="0" w:line="259" w:lineRule="auto"/>
              <w:ind w:left="0" w:firstLine="0"/>
            </w:pPr>
            <w:r>
              <w:rPr>
                <w:b/>
              </w:rPr>
              <w:t>Severity: HIGH</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DEDEC"/>
          </w:tcPr>
          <w:p w14:paraId="3E5377C6" w14:textId="77777777" w:rsidR="004A57E6" w:rsidRDefault="001E545B">
            <w:pPr>
              <w:spacing w:after="0" w:line="259" w:lineRule="auto"/>
              <w:ind w:left="1" w:firstLine="0"/>
            </w:pPr>
            <w:r>
              <w:rPr>
                <w:b/>
              </w:rPr>
              <w:t>Unvetted AI Tools Processing Student Data Without Governance</w:t>
            </w:r>
            <w:r>
              <w:t xml:space="preserve"> Without a structured approval process, teachers and staff may adopt AI tools that collect student PII without signed DPAs, creating FERPA violations and data exposure risk. Research shows no standardized regulations currently address AI-specific risks in K-12 education (DOE, 2023; Roschelle et al., 2024). </w:t>
            </w:r>
          </w:p>
        </w:tc>
      </w:tr>
      <w:tr w:rsidR="004A57E6" w14:paraId="3E9C2C55" w14:textId="77777777">
        <w:trPr>
          <w:trHeight w:val="1306"/>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21E629EB"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15E2F34A" w14:textId="77777777" w:rsidR="004A57E6" w:rsidRDefault="001E545B">
            <w:pPr>
              <w:spacing w:after="0" w:line="259" w:lineRule="auto"/>
              <w:ind w:left="1" w:firstLine="0"/>
            </w:pPr>
            <w:r>
              <w:t xml:space="preserve">Implement the tiered approval process (Deliverable 1). Maintain a district-wide AI tool inventory. Require DPA review for all Tier 2/3 tools. Communicate clear policy that unauthorized tool adoption is prohibited. </w:t>
            </w:r>
          </w:p>
        </w:tc>
      </w:tr>
      <w:tr w:rsidR="004A57E6" w14:paraId="54695BA5" w14:textId="77777777">
        <w:trPr>
          <w:trHeight w:val="750"/>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085D998A"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09D802C0" w14:textId="77777777" w:rsidR="004A57E6" w:rsidRDefault="001E545B">
            <w:pPr>
              <w:spacing w:after="0" w:line="259" w:lineRule="auto"/>
              <w:ind w:left="1" w:firstLine="0"/>
            </w:pPr>
            <w:r>
              <w:t xml:space="preserve">IT Department (tool inventory + DPA management) + Building </w:t>
            </w:r>
          </w:p>
          <w:p w14:paraId="3EEE3B65" w14:textId="77777777" w:rsidR="004A57E6" w:rsidRDefault="001E545B">
            <w:pPr>
              <w:spacing w:after="0" w:line="259" w:lineRule="auto"/>
              <w:ind w:left="1" w:firstLine="0"/>
            </w:pPr>
            <w:r>
              <w:t xml:space="preserve">Administrators (enforcement) </w:t>
            </w:r>
          </w:p>
        </w:tc>
      </w:tr>
    </w:tbl>
    <w:p w14:paraId="68EDAD7E" w14:textId="77777777" w:rsidR="004A57E6" w:rsidRDefault="001E545B">
      <w:pPr>
        <w:spacing w:after="0" w:line="259" w:lineRule="auto"/>
        <w:ind w:left="0" w:firstLine="0"/>
      </w:pPr>
      <w:r>
        <w:t xml:space="preserve"> </w:t>
      </w:r>
    </w:p>
    <w:tbl>
      <w:tblPr>
        <w:tblStyle w:val="TableGrid"/>
        <w:tblW w:w="9364" w:type="dxa"/>
        <w:tblInd w:w="-2" w:type="dxa"/>
        <w:tblCellMar>
          <w:top w:w="134" w:type="dxa"/>
          <w:left w:w="122" w:type="dxa"/>
          <w:right w:w="115" w:type="dxa"/>
        </w:tblCellMar>
        <w:tblLook w:val="04A0" w:firstRow="1" w:lastRow="0" w:firstColumn="1" w:lastColumn="0" w:noHBand="0" w:noVBand="1"/>
      </w:tblPr>
      <w:tblGrid>
        <w:gridCol w:w="2204"/>
        <w:gridCol w:w="7160"/>
      </w:tblGrid>
      <w:tr w:rsidR="004A57E6" w14:paraId="63AF23F7" w14:textId="77777777">
        <w:trPr>
          <w:trHeight w:val="1823"/>
        </w:trPr>
        <w:tc>
          <w:tcPr>
            <w:tcW w:w="2204" w:type="dxa"/>
            <w:tcBorders>
              <w:top w:val="single" w:sz="2" w:space="0" w:color="CCCCCC"/>
              <w:left w:val="single" w:sz="2" w:space="0" w:color="CCCCCC"/>
              <w:bottom w:val="single" w:sz="2" w:space="0" w:color="CCCCCC"/>
              <w:right w:val="single" w:sz="2" w:space="0" w:color="CCCCCC"/>
            </w:tcBorders>
            <w:shd w:val="clear" w:color="auto" w:fill="FDEDEC"/>
          </w:tcPr>
          <w:p w14:paraId="0125B1D7" w14:textId="77777777" w:rsidR="004A57E6" w:rsidRDefault="001E545B">
            <w:pPr>
              <w:spacing w:after="0" w:line="259" w:lineRule="auto"/>
              <w:ind w:left="0" w:firstLine="0"/>
            </w:pPr>
            <w:r>
              <w:rPr>
                <w:b/>
              </w:rPr>
              <w:t>RISK 2</w:t>
            </w:r>
            <w:r>
              <w:t xml:space="preserve"> </w:t>
            </w:r>
          </w:p>
          <w:p w14:paraId="1E242A46" w14:textId="77777777" w:rsidR="004A57E6" w:rsidRDefault="001E545B">
            <w:pPr>
              <w:spacing w:after="0" w:line="259" w:lineRule="auto"/>
              <w:ind w:left="0" w:firstLine="0"/>
            </w:pPr>
            <w:r>
              <w:rPr>
                <w:b/>
              </w:rPr>
              <w:t>Severity: HIGH</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DEDEC"/>
          </w:tcPr>
          <w:p w14:paraId="6C767680" w14:textId="77777777" w:rsidR="004A57E6" w:rsidRDefault="001E545B">
            <w:pPr>
              <w:spacing w:after="0" w:line="259" w:lineRule="auto"/>
              <w:ind w:left="1" w:firstLine="0"/>
            </w:pPr>
            <w:r>
              <w:rPr>
                <w:b/>
              </w:rPr>
              <w:t>IEP/504 Data Exposure Through AI Tools</w:t>
            </w:r>
            <w:r>
              <w:t xml:space="preserve"> </w:t>
            </w:r>
          </w:p>
          <w:p w14:paraId="17AD0540" w14:textId="77777777" w:rsidR="004A57E6" w:rsidRDefault="001E545B">
            <w:pPr>
              <w:spacing w:after="0" w:line="259" w:lineRule="auto"/>
              <w:ind w:left="1" w:firstLine="0"/>
            </w:pPr>
            <w:r>
              <w:t xml:space="preserve">SPED students’ sensitive diagnostic information, behavioral data, and learning </w:t>
            </w:r>
            <w:proofErr w:type="gramStart"/>
            <w:r>
              <w:t>accommodations</w:t>
            </w:r>
            <w:proofErr w:type="gramEnd"/>
            <w:r>
              <w:t xml:space="preserve"> are increasingly processed through AI systems that may lack adequate safeguards (Roschelle et al., 2024). IDEA requires protections beyond standard FERPA, and AI tools were not designed with these requirements in mind (Haque &amp; Li, 2024). </w:t>
            </w:r>
          </w:p>
        </w:tc>
      </w:tr>
      <w:tr w:rsidR="004A57E6" w14:paraId="135A8C8A" w14:textId="77777777">
        <w:trPr>
          <w:trHeight w:val="1554"/>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5103B204"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15D123E4" w14:textId="3C3B0E82" w:rsidR="004A57E6" w:rsidRDefault="001E545B">
            <w:pPr>
              <w:pPrChange w:id="303" w:author="John Black" w:date="2026-02-14T15:17:00Z" w16du:dateUtc="2026-02-14T20:17:00Z">
                <w:pPr>
                  <w:spacing w:after="0" w:line="259" w:lineRule="auto"/>
                  <w:ind w:left="1" w:firstLine="0"/>
                </w:pPr>
              </w:pPrChange>
            </w:pPr>
            <w:r>
              <w:t xml:space="preserve">SPED add-on review layer for any tool used with IEP/504 students. Explicit parental/guardian consent for AI processing of </w:t>
            </w:r>
            <w:r w:rsidR="00263A60">
              <w:t>disability-related</w:t>
            </w:r>
            <w:r>
              <w:t xml:space="preserve"> data. Prohibit sharing IEP/504 data with AI vendors without IDEA compliance review. Regular audits of AI tools used in SPED contexts. </w:t>
            </w:r>
          </w:p>
        </w:tc>
      </w:tr>
      <w:tr w:rsidR="004A57E6" w14:paraId="78982747" w14:textId="77777777">
        <w:trPr>
          <w:trHeight w:val="750"/>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13CE5224"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6D31F7E8" w14:textId="77777777" w:rsidR="004A57E6" w:rsidRDefault="001E545B">
            <w:pPr>
              <w:spacing w:after="0" w:line="259" w:lineRule="auto"/>
              <w:ind w:left="1" w:firstLine="0"/>
            </w:pPr>
            <w:r>
              <w:t xml:space="preserve">SPED Director + IT Department (joint oversight) + Legal Counsel </w:t>
            </w:r>
          </w:p>
          <w:p w14:paraId="31006E67" w14:textId="77777777" w:rsidR="004A57E6" w:rsidRDefault="001E545B">
            <w:pPr>
              <w:spacing w:after="0" w:line="259" w:lineRule="auto"/>
              <w:ind w:left="1" w:firstLine="0"/>
            </w:pPr>
            <w:r>
              <w:t xml:space="preserve">(IDEA compliance review) </w:t>
            </w:r>
          </w:p>
        </w:tc>
      </w:tr>
    </w:tbl>
    <w:p w14:paraId="0027C209" w14:textId="77777777" w:rsidR="004A57E6" w:rsidRDefault="001E545B">
      <w:pPr>
        <w:spacing w:after="0" w:line="259" w:lineRule="auto"/>
        <w:ind w:left="0" w:firstLine="0"/>
        <w:jc w:val="both"/>
      </w:pPr>
      <w:r>
        <w:t xml:space="preserve"> </w:t>
      </w:r>
    </w:p>
    <w:tbl>
      <w:tblPr>
        <w:tblStyle w:val="TableGrid"/>
        <w:tblW w:w="9364" w:type="dxa"/>
        <w:tblInd w:w="-2" w:type="dxa"/>
        <w:tblCellMar>
          <w:top w:w="138" w:type="dxa"/>
          <w:left w:w="122" w:type="dxa"/>
          <w:right w:w="70" w:type="dxa"/>
        </w:tblCellMar>
        <w:tblLook w:val="04A0" w:firstRow="1" w:lastRow="0" w:firstColumn="1" w:lastColumn="0" w:noHBand="0" w:noVBand="1"/>
      </w:tblPr>
      <w:tblGrid>
        <w:gridCol w:w="2204"/>
        <w:gridCol w:w="7160"/>
      </w:tblGrid>
      <w:tr w:rsidR="004A57E6" w14:paraId="67F0DB81" w14:textId="77777777">
        <w:trPr>
          <w:trHeight w:val="1828"/>
        </w:trPr>
        <w:tc>
          <w:tcPr>
            <w:tcW w:w="2204" w:type="dxa"/>
            <w:tcBorders>
              <w:top w:val="single" w:sz="2" w:space="0" w:color="CCCCCC"/>
              <w:left w:val="single" w:sz="2" w:space="0" w:color="CCCCCC"/>
              <w:bottom w:val="single" w:sz="2" w:space="0" w:color="CCCCCC"/>
              <w:right w:val="single" w:sz="2" w:space="0" w:color="CCCCCC"/>
            </w:tcBorders>
            <w:shd w:val="clear" w:color="auto" w:fill="FEF7E0"/>
          </w:tcPr>
          <w:p w14:paraId="104B94D6" w14:textId="77777777" w:rsidR="004A57E6" w:rsidRDefault="001E545B">
            <w:pPr>
              <w:spacing w:after="0" w:line="259" w:lineRule="auto"/>
              <w:ind w:left="0" w:firstLine="0"/>
            </w:pPr>
            <w:r>
              <w:rPr>
                <w:b/>
              </w:rPr>
              <w:t>RISK 3</w:t>
            </w:r>
            <w:r>
              <w:t xml:space="preserve"> </w:t>
            </w:r>
          </w:p>
          <w:p w14:paraId="3E9986BF" w14:textId="77777777" w:rsidR="004A57E6" w:rsidRDefault="001E545B">
            <w:pPr>
              <w:spacing w:after="0" w:line="259" w:lineRule="auto"/>
              <w:ind w:left="0" w:firstLine="0"/>
            </w:pPr>
            <w:r>
              <w:rPr>
                <w:b/>
              </w:rPr>
              <w:t xml:space="preserve">Severity: </w:t>
            </w:r>
          </w:p>
          <w:p w14:paraId="22D32DA7" w14:textId="77777777" w:rsidR="004A57E6" w:rsidRDefault="001E545B">
            <w:pPr>
              <w:spacing w:after="0" w:line="259" w:lineRule="auto"/>
              <w:ind w:left="0" w:firstLine="0"/>
            </w:pPr>
            <w:r>
              <w:rPr>
                <w:b/>
              </w:rPr>
              <w:t>MEDIUM</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EF7E0"/>
          </w:tcPr>
          <w:p w14:paraId="1A8B2AAC" w14:textId="77777777" w:rsidR="004A57E6" w:rsidRDefault="001E545B">
            <w:pPr>
              <w:spacing w:after="0" w:line="259" w:lineRule="auto"/>
              <w:ind w:left="1" w:right="72" w:firstLine="0"/>
            </w:pPr>
            <w:r>
              <w:rPr>
                <w:b/>
              </w:rPr>
              <w:t>Algorithmic Bias in Student Assessment and Intervention</w:t>
            </w:r>
            <w:r>
              <w:t xml:space="preserve"> AI systems misclassify students with disabilities from marginalized backgrounds at rates up to 32% higher than peers (Nguyen et al., 2023). AI-driven behavior monitoring may flag cultural behavioral differences as problematic (Maslej et al., 2023). This can reinforce historical overrepresentation of students of color in certain disability categories. </w:t>
            </w:r>
          </w:p>
        </w:tc>
      </w:tr>
      <w:tr w:rsidR="004A57E6" w14:paraId="50FAFCC5" w14:textId="77777777">
        <w:trPr>
          <w:trHeight w:val="1580"/>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1E21C798"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10F2E2FF" w14:textId="77777777" w:rsidR="004A57E6" w:rsidRDefault="001E545B">
            <w:pPr>
              <w:spacing w:after="0" w:line="259" w:lineRule="auto"/>
              <w:ind w:left="1" w:firstLine="0"/>
            </w:pPr>
            <w:r>
              <w:t xml:space="preserve">Require algorithmic bias assessment for all Tier 3 tools. Establish routine bias audits with specific focus on outcomes for students with intersecting marginalized identities. Human-in-the-loop requirement for all consequential decisions. Review disaggregated outcome data annually. </w:t>
            </w:r>
          </w:p>
        </w:tc>
      </w:tr>
      <w:tr w:rsidR="004A57E6" w14:paraId="02FB444D" w14:textId="77777777">
        <w:trPr>
          <w:trHeight w:val="755"/>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47BFEAE1"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28A2A75C" w14:textId="3D14B462" w:rsidR="004A57E6" w:rsidRDefault="001E545B">
            <w:pPr>
              <w:pPrChange w:id="304" w:author="John Black" w:date="2026-02-14T15:17:00Z" w16du:dateUtc="2026-02-14T20:17:00Z">
                <w:pPr>
                  <w:spacing w:after="0" w:line="259" w:lineRule="auto"/>
                  <w:ind w:left="1" w:firstLine="0"/>
                  <w:jc w:val="both"/>
                </w:pPr>
              </w:pPrChange>
            </w:pPr>
            <w:r>
              <w:t>Curriculum &amp; Instruction (bias audits) + SPED Director (</w:t>
            </w:r>
            <w:r w:rsidR="00263A60">
              <w:t>disability-specific</w:t>
            </w:r>
            <w:r w:rsidR="00086B29">
              <w:t xml:space="preserve"> </w:t>
            </w:r>
            <w:r>
              <w:t>disability</w:t>
            </w:r>
            <w:r w:rsidR="00086B29">
              <w:t xml:space="preserve"> </w:t>
            </w:r>
            <w:r>
              <w:t>specific</w:t>
            </w:r>
            <w:r>
              <w:t xml:space="preserve"> review) + Equity Office (intersectionality lens) </w:t>
            </w:r>
          </w:p>
        </w:tc>
      </w:tr>
    </w:tbl>
    <w:p w14:paraId="7C77E335" w14:textId="77777777" w:rsidR="004A57E6" w:rsidRDefault="001E545B">
      <w:pPr>
        <w:spacing w:after="0" w:line="259" w:lineRule="auto"/>
        <w:ind w:left="0" w:firstLine="0"/>
        <w:jc w:val="both"/>
      </w:pPr>
      <w:r>
        <w:t xml:space="preserve"> </w:t>
      </w:r>
    </w:p>
    <w:tbl>
      <w:tblPr>
        <w:tblStyle w:val="TableGrid"/>
        <w:tblW w:w="9364" w:type="dxa"/>
        <w:tblInd w:w="-2" w:type="dxa"/>
        <w:tblCellMar>
          <w:top w:w="138" w:type="dxa"/>
          <w:left w:w="122" w:type="dxa"/>
          <w:right w:w="109" w:type="dxa"/>
        </w:tblCellMar>
        <w:tblLook w:val="04A0" w:firstRow="1" w:lastRow="0" w:firstColumn="1" w:lastColumn="0" w:noHBand="0" w:noVBand="1"/>
      </w:tblPr>
      <w:tblGrid>
        <w:gridCol w:w="2204"/>
        <w:gridCol w:w="7160"/>
      </w:tblGrid>
      <w:tr w:rsidR="004A57E6" w14:paraId="7C956CB9" w14:textId="77777777">
        <w:trPr>
          <w:trHeight w:val="1828"/>
        </w:trPr>
        <w:tc>
          <w:tcPr>
            <w:tcW w:w="2204" w:type="dxa"/>
            <w:tcBorders>
              <w:top w:val="single" w:sz="2" w:space="0" w:color="CCCCCC"/>
              <w:left w:val="single" w:sz="2" w:space="0" w:color="CCCCCC"/>
              <w:bottom w:val="single" w:sz="2" w:space="0" w:color="CCCCCC"/>
              <w:right w:val="single" w:sz="2" w:space="0" w:color="CCCCCC"/>
            </w:tcBorders>
            <w:shd w:val="clear" w:color="auto" w:fill="FEF7E0"/>
          </w:tcPr>
          <w:p w14:paraId="1E547307" w14:textId="77777777" w:rsidR="004A57E6" w:rsidRDefault="001E545B">
            <w:pPr>
              <w:spacing w:after="0" w:line="259" w:lineRule="auto"/>
              <w:ind w:left="0" w:firstLine="0"/>
            </w:pPr>
            <w:r>
              <w:rPr>
                <w:b/>
              </w:rPr>
              <w:t>RISK 4</w:t>
            </w:r>
            <w:r>
              <w:t xml:space="preserve"> </w:t>
            </w:r>
          </w:p>
          <w:p w14:paraId="28CD8705" w14:textId="77777777" w:rsidR="004A57E6" w:rsidRDefault="001E545B">
            <w:pPr>
              <w:spacing w:after="0" w:line="259" w:lineRule="auto"/>
              <w:ind w:left="0" w:firstLine="0"/>
            </w:pPr>
            <w:r>
              <w:rPr>
                <w:b/>
              </w:rPr>
              <w:t xml:space="preserve">Severity: </w:t>
            </w:r>
          </w:p>
          <w:p w14:paraId="6FC19C7C" w14:textId="77777777" w:rsidR="004A57E6" w:rsidRDefault="001E545B">
            <w:pPr>
              <w:spacing w:after="0" w:line="259" w:lineRule="auto"/>
              <w:ind w:left="0" w:firstLine="0"/>
            </w:pPr>
            <w:r>
              <w:rPr>
                <w:b/>
              </w:rPr>
              <w:t>MEDIUM</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EF7E0"/>
          </w:tcPr>
          <w:p w14:paraId="719D40CC" w14:textId="77777777" w:rsidR="004A57E6" w:rsidRDefault="001E545B">
            <w:pPr>
              <w:spacing w:after="0" w:line="259" w:lineRule="auto"/>
              <w:ind w:left="1" w:firstLine="0"/>
            </w:pPr>
            <w:r>
              <w:rPr>
                <w:b/>
              </w:rPr>
              <w:t>Tool Proliferation Without Central Oversight</w:t>
            </w:r>
            <w:r>
              <w:t xml:space="preserve"> </w:t>
            </w:r>
          </w:p>
          <w:p w14:paraId="38CBC6C6" w14:textId="77777777" w:rsidR="004A57E6" w:rsidRDefault="001E545B">
            <w:pPr>
              <w:spacing w:after="0" w:line="259" w:lineRule="auto"/>
              <w:ind w:left="1" w:right="4" w:firstLine="0"/>
            </w:pPr>
            <w:r>
              <w:t xml:space="preserve">Without a centralized inventory and approval process, individual teachers and departments may independently adopt AI tools, creating an unmanageable landscape of vendor relationships, inconsistent data practices, and compliance gaps that IT and administration cannot effectively monitor. </w:t>
            </w:r>
          </w:p>
        </w:tc>
      </w:tr>
      <w:tr w:rsidR="004A57E6" w14:paraId="78E3F362" w14:textId="77777777">
        <w:trPr>
          <w:trHeight w:val="1306"/>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0B78EA66"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38C501D4" w14:textId="77777777" w:rsidR="004A57E6" w:rsidRDefault="001E545B">
            <w:pPr>
              <w:spacing w:after="0" w:line="259" w:lineRule="auto"/>
              <w:ind w:left="1" w:firstLine="0"/>
            </w:pPr>
            <w:r>
              <w:t xml:space="preserve">Maintain centralized AI tool inventory. Require all AI tool adoptions to go through tiered approval. Conduct annual audit of tools in use across the district. Establish clear communication channels for staff to request new tools. </w:t>
            </w:r>
          </w:p>
        </w:tc>
      </w:tr>
      <w:tr w:rsidR="004A57E6" w14:paraId="7EF162AE" w14:textId="77777777">
        <w:trPr>
          <w:trHeight w:val="754"/>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5BFD00D8"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14163D42" w14:textId="77777777" w:rsidR="004A57E6" w:rsidRDefault="001E545B">
            <w:pPr>
              <w:spacing w:after="0" w:line="259" w:lineRule="auto"/>
              <w:ind w:left="1" w:firstLine="0"/>
            </w:pPr>
            <w:r>
              <w:t xml:space="preserve">IT Department (inventory + technical review) + Curriculum &amp; </w:t>
            </w:r>
          </w:p>
          <w:p w14:paraId="3438B7D6" w14:textId="77777777" w:rsidR="004A57E6" w:rsidRDefault="001E545B">
            <w:pPr>
              <w:spacing w:after="0" w:line="259" w:lineRule="auto"/>
              <w:ind w:left="1" w:firstLine="0"/>
            </w:pPr>
            <w:r>
              <w:t xml:space="preserve">Instruction (educational value assessment) </w:t>
            </w:r>
          </w:p>
        </w:tc>
      </w:tr>
    </w:tbl>
    <w:p w14:paraId="45F796B3" w14:textId="38A06DD5" w:rsidR="004A57E6" w:rsidRDefault="001E545B" w:rsidP="001F0945">
      <w:pPr>
        <w:spacing w:after="93" w:line="259" w:lineRule="auto"/>
        <w:ind w:left="0" w:firstLine="0"/>
        <w:jc w:val="both"/>
      </w:pPr>
      <w:r>
        <w:t xml:space="preserve"> </w:t>
      </w:r>
    </w:p>
    <w:p w14:paraId="465D19B5" w14:textId="77777777" w:rsidR="004A57E6" w:rsidRDefault="001E545B">
      <w:pPr>
        <w:spacing w:after="0" w:line="259" w:lineRule="auto"/>
        <w:ind w:left="0" w:firstLine="0"/>
        <w:jc w:val="both"/>
      </w:pPr>
      <w:r>
        <w:t xml:space="preserve"> </w:t>
      </w:r>
    </w:p>
    <w:tbl>
      <w:tblPr>
        <w:tblStyle w:val="TableGrid"/>
        <w:tblW w:w="9364" w:type="dxa"/>
        <w:tblInd w:w="-2" w:type="dxa"/>
        <w:tblCellMar>
          <w:top w:w="138" w:type="dxa"/>
          <w:left w:w="122" w:type="dxa"/>
          <w:right w:w="115" w:type="dxa"/>
        </w:tblCellMar>
        <w:tblLook w:val="04A0" w:firstRow="1" w:lastRow="0" w:firstColumn="1" w:lastColumn="0" w:noHBand="0" w:noVBand="1"/>
      </w:tblPr>
      <w:tblGrid>
        <w:gridCol w:w="2204"/>
        <w:gridCol w:w="7160"/>
      </w:tblGrid>
      <w:tr w:rsidR="004A57E6" w14:paraId="5186B48E" w14:textId="77777777">
        <w:trPr>
          <w:trHeight w:val="1554"/>
        </w:trPr>
        <w:tc>
          <w:tcPr>
            <w:tcW w:w="2204" w:type="dxa"/>
            <w:tcBorders>
              <w:top w:val="single" w:sz="2" w:space="0" w:color="CCCCCC"/>
              <w:left w:val="single" w:sz="2" w:space="0" w:color="CCCCCC"/>
              <w:bottom w:val="single" w:sz="2" w:space="0" w:color="CCCCCC"/>
              <w:right w:val="single" w:sz="2" w:space="0" w:color="CCCCCC"/>
            </w:tcBorders>
            <w:shd w:val="clear" w:color="auto" w:fill="FEF7E0"/>
          </w:tcPr>
          <w:p w14:paraId="7CB015EF" w14:textId="77777777" w:rsidR="004A57E6" w:rsidRDefault="001E545B">
            <w:pPr>
              <w:spacing w:after="0" w:line="259" w:lineRule="auto"/>
              <w:ind w:left="0" w:firstLine="0"/>
            </w:pPr>
            <w:r>
              <w:rPr>
                <w:b/>
              </w:rPr>
              <w:t>RISK 5</w:t>
            </w:r>
            <w:r>
              <w:t xml:space="preserve"> </w:t>
            </w:r>
          </w:p>
          <w:p w14:paraId="0A466238" w14:textId="77777777" w:rsidR="004A57E6" w:rsidRDefault="001E545B">
            <w:pPr>
              <w:spacing w:after="0" w:line="259" w:lineRule="auto"/>
              <w:ind w:left="0" w:firstLine="0"/>
            </w:pPr>
            <w:r>
              <w:rPr>
                <w:b/>
              </w:rPr>
              <w:t xml:space="preserve">Severity: </w:t>
            </w:r>
          </w:p>
          <w:p w14:paraId="4932C381" w14:textId="77777777" w:rsidR="004A57E6" w:rsidRDefault="001E545B">
            <w:pPr>
              <w:spacing w:after="0" w:line="259" w:lineRule="auto"/>
              <w:ind w:left="0" w:firstLine="0"/>
            </w:pPr>
            <w:r>
              <w:rPr>
                <w:b/>
              </w:rPr>
              <w:t>MEDIUM</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EF7E0"/>
          </w:tcPr>
          <w:p w14:paraId="3B82F871" w14:textId="77777777" w:rsidR="004A57E6" w:rsidRDefault="001E545B">
            <w:pPr>
              <w:spacing w:after="0" w:line="259" w:lineRule="auto"/>
              <w:ind w:left="1" w:firstLine="0"/>
            </w:pPr>
            <w:r>
              <w:rPr>
                <w:b/>
              </w:rPr>
              <w:t>Vendor Data Practices Beyond District Control</w:t>
            </w:r>
            <w:r>
              <w:t xml:space="preserve"> </w:t>
            </w:r>
          </w:p>
          <w:p w14:paraId="2A81D2F4" w14:textId="77777777" w:rsidR="004A57E6" w:rsidRDefault="001E545B">
            <w:pPr>
              <w:spacing w:after="0" w:line="259" w:lineRule="auto"/>
              <w:ind w:left="1" w:firstLine="0"/>
            </w:pPr>
            <w:r>
              <w:t xml:space="preserve">AI vendors may change their data practices, terms of service, or AI model training approaches after adoption. Student data used to train commercial AI models without consent represents a significant and evolving privacy concern. </w:t>
            </w:r>
          </w:p>
        </w:tc>
      </w:tr>
      <w:tr w:rsidR="004A57E6" w14:paraId="337C2A35" w14:textId="77777777">
        <w:trPr>
          <w:trHeight w:val="1306"/>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37C9843A"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48E27A57" w14:textId="77777777" w:rsidR="004A57E6" w:rsidRDefault="001E545B">
            <w:pPr>
              <w:spacing w:after="0" w:line="259" w:lineRule="auto"/>
              <w:ind w:left="1" w:firstLine="0"/>
            </w:pPr>
            <w:r>
              <w:t xml:space="preserve">DPAs must include clauses prohibiting use of student data for model training. Require vendor notification of material changes to data practices. Establish annual vendor compliance review. Include data deletion requirements when contracts end. </w:t>
            </w:r>
          </w:p>
        </w:tc>
      </w:tr>
      <w:tr w:rsidR="004A57E6" w14:paraId="579A5869" w14:textId="77777777">
        <w:trPr>
          <w:trHeight w:val="476"/>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3D6BFB7C"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729BA1C8" w14:textId="77777777" w:rsidR="004A57E6" w:rsidRDefault="001E545B">
            <w:pPr>
              <w:spacing w:after="0" w:line="259" w:lineRule="auto"/>
              <w:ind w:left="1" w:firstLine="0"/>
            </w:pPr>
            <w:r>
              <w:t xml:space="preserve">IT Department + Legal Counsel (DPA management and enforcement) </w:t>
            </w:r>
          </w:p>
        </w:tc>
      </w:tr>
    </w:tbl>
    <w:p w14:paraId="573E9D91" w14:textId="77777777" w:rsidR="004A57E6" w:rsidRDefault="001E545B">
      <w:pPr>
        <w:spacing w:after="0" w:line="259" w:lineRule="auto"/>
        <w:ind w:left="0" w:firstLine="0"/>
      </w:pPr>
      <w:r>
        <w:rPr>
          <w:b/>
        </w:rPr>
        <w:t xml:space="preserve"> </w:t>
      </w:r>
    </w:p>
    <w:p w14:paraId="182FB352" w14:textId="77777777" w:rsidR="004A57E6" w:rsidRPr="004C3BA8" w:rsidRDefault="001E545B" w:rsidP="004C3BA8">
      <w:pPr>
        <w:pStyle w:val="Heading1"/>
      </w:pPr>
      <w:r w:rsidRPr="004C3BA8">
        <w:t xml:space="preserve">Meeting 4 Readiness Checklist </w:t>
      </w:r>
    </w:p>
    <w:p w14:paraId="78FF1CFD" w14:textId="77777777" w:rsidR="004A57E6" w:rsidRDefault="001E545B">
      <w:pPr>
        <w:spacing w:after="269" w:line="250" w:lineRule="auto"/>
        <w:ind w:left="-5" w:hanging="10"/>
      </w:pPr>
      <w:proofErr w:type="gramStart"/>
      <w:r>
        <w:t>From  John’s</w:t>
      </w:r>
      <w:proofErr w:type="gramEnd"/>
      <w:r>
        <w:t xml:space="preserve"> orientation email, each workstream needs these items ready for the convergence gate: </w:t>
      </w:r>
    </w:p>
    <w:p w14:paraId="6E080BB2" w14:textId="77777777" w:rsidR="004A57E6" w:rsidRDefault="001E545B" w:rsidP="00734B05">
      <w:pPr>
        <w:pStyle w:val="Heading2"/>
      </w:pPr>
      <w:r>
        <w:t xml:space="preserve">3 Non-Negotiable Constraints / Guardrails </w:t>
      </w:r>
    </w:p>
    <w:tbl>
      <w:tblPr>
        <w:tblStyle w:val="TableGrid"/>
        <w:tblW w:w="9364" w:type="dxa"/>
        <w:tblInd w:w="-2" w:type="dxa"/>
        <w:tblCellMar>
          <w:left w:w="122" w:type="dxa"/>
          <w:right w:w="111" w:type="dxa"/>
        </w:tblCellMar>
        <w:tblLook w:val="04A0" w:firstRow="1" w:lastRow="0" w:firstColumn="1" w:lastColumn="0" w:noHBand="0" w:noVBand="1"/>
      </w:tblPr>
      <w:tblGrid>
        <w:gridCol w:w="601"/>
        <w:gridCol w:w="8763"/>
      </w:tblGrid>
      <w:tr w:rsidR="004A57E6" w14:paraId="1916A5DB" w14:textId="77777777">
        <w:trPr>
          <w:trHeight w:val="755"/>
        </w:trPr>
        <w:tc>
          <w:tcPr>
            <w:tcW w:w="6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45B59A2F" w14:textId="77777777" w:rsidR="004A57E6" w:rsidRDefault="001E545B">
            <w:pPr>
              <w:spacing w:after="0" w:line="259" w:lineRule="auto"/>
              <w:ind w:left="0" w:firstLine="0"/>
            </w:pPr>
            <w:r>
              <w:rPr>
                <w:b/>
                <w:color w:val="FFFFFF"/>
              </w:rPr>
              <w:t>1</w:t>
            </w:r>
            <w:r>
              <w:rPr>
                <w:color w:val="FFFFFF"/>
              </w:rPr>
              <w:t xml:space="preserve"> </w:t>
            </w:r>
          </w:p>
        </w:tc>
        <w:tc>
          <w:tcPr>
            <w:tcW w:w="8763" w:type="dxa"/>
            <w:tcBorders>
              <w:top w:val="single" w:sz="2" w:space="0" w:color="CCCCCC"/>
              <w:left w:val="single" w:sz="2" w:space="0" w:color="CCCCCC"/>
              <w:bottom w:val="single" w:sz="2" w:space="0" w:color="CCCCCC"/>
              <w:right w:val="single" w:sz="2" w:space="0" w:color="CCCCCC"/>
            </w:tcBorders>
            <w:shd w:val="clear" w:color="auto" w:fill="E8F0FE"/>
            <w:vAlign w:val="center"/>
          </w:tcPr>
          <w:p w14:paraId="62E8D3EA" w14:textId="77777777" w:rsidR="004A57E6" w:rsidRDefault="001E545B">
            <w:pPr>
              <w:pPrChange w:id="305" w:author="John Black" w:date="2026-02-14T15:17:00Z" w16du:dateUtc="2026-02-14T20:17:00Z">
                <w:pPr>
                  <w:spacing w:after="0" w:line="259" w:lineRule="auto"/>
                  <w:ind w:left="0" w:firstLine="0"/>
                </w:pPr>
              </w:pPrChange>
            </w:pPr>
            <w:r>
              <w:t xml:space="preserve">No AI tool may process identifiable student data without a signed Data Processing Agreement </w:t>
            </w:r>
            <w:r w:rsidR="00263A60">
              <w:t xml:space="preserve">(including prohibition on advertising and AI model training use of student data unless expressly authorized) </w:t>
            </w:r>
            <w:r>
              <w:t>and completion of the tiered review process.</w:t>
            </w:r>
            <w:del w:id="306" w:author="John Black" w:date="2026-02-14T15:17:00Z" w16du:dateUtc="2026-02-14T20:17:00Z">
              <w:r>
                <w:delText xml:space="preserve"> </w:delText>
              </w:r>
            </w:del>
          </w:p>
        </w:tc>
      </w:tr>
      <w:tr w:rsidR="004A57E6" w14:paraId="480242FA" w14:textId="77777777">
        <w:trPr>
          <w:trHeight w:val="754"/>
        </w:trPr>
        <w:tc>
          <w:tcPr>
            <w:tcW w:w="6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14E580FA" w14:textId="77777777" w:rsidR="004A57E6" w:rsidRDefault="001E545B">
            <w:pPr>
              <w:spacing w:after="0" w:line="259" w:lineRule="auto"/>
              <w:ind w:left="0" w:firstLine="0"/>
            </w:pPr>
            <w:r>
              <w:rPr>
                <w:b/>
                <w:color w:val="FFFFFF"/>
              </w:rPr>
              <w:t>2</w:t>
            </w:r>
            <w:r>
              <w:rPr>
                <w:color w:val="FFFFFF"/>
              </w:rPr>
              <w:t xml:space="preserve"> </w:t>
            </w:r>
          </w:p>
        </w:tc>
        <w:tc>
          <w:tcPr>
            <w:tcW w:w="8763" w:type="dxa"/>
            <w:tcBorders>
              <w:top w:val="single" w:sz="2" w:space="0" w:color="CCCCCC"/>
              <w:left w:val="single" w:sz="2" w:space="0" w:color="CCCCCC"/>
              <w:bottom w:val="single" w:sz="2" w:space="0" w:color="CCCCCC"/>
              <w:right w:val="single" w:sz="2" w:space="0" w:color="CCCCCC"/>
            </w:tcBorders>
            <w:shd w:val="clear" w:color="auto" w:fill="E8F0FE"/>
            <w:vAlign w:val="center"/>
          </w:tcPr>
          <w:p w14:paraId="4391B60F" w14:textId="77777777" w:rsidR="004A57E6" w:rsidRDefault="001E545B">
            <w:pPr>
              <w:spacing w:after="0" w:line="259" w:lineRule="auto"/>
              <w:ind w:left="0" w:firstLine="0"/>
            </w:pPr>
            <w:r>
              <w:t xml:space="preserve">IEP/504 data must never be shared with AI vendors without explicit IDEA compliance review and parental/guardian consent. This is a federal requirement, not a policy choice. </w:t>
            </w:r>
          </w:p>
        </w:tc>
      </w:tr>
      <w:tr w:rsidR="004A57E6" w14:paraId="05E8FFAE" w14:textId="77777777">
        <w:trPr>
          <w:trHeight w:val="1028"/>
        </w:trPr>
        <w:tc>
          <w:tcPr>
            <w:tcW w:w="6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19D04F62" w14:textId="77777777" w:rsidR="004A57E6" w:rsidRDefault="001E545B">
            <w:pPr>
              <w:spacing w:after="0" w:line="259" w:lineRule="auto"/>
              <w:ind w:left="0" w:firstLine="0"/>
            </w:pPr>
            <w:r>
              <w:rPr>
                <w:b/>
                <w:color w:val="FFFFFF"/>
              </w:rPr>
              <w:t>3</w:t>
            </w:r>
            <w:r>
              <w:rPr>
                <w:color w:val="FFFFFF"/>
              </w:rPr>
              <w:t xml:space="preserve"> </w:t>
            </w:r>
          </w:p>
        </w:tc>
        <w:tc>
          <w:tcPr>
            <w:tcW w:w="8763" w:type="dxa"/>
            <w:tcBorders>
              <w:top w:val="single" w:sz="2" w:space="0" w:color="CCCCCC"/>
              <w:left w:val="single" w:sz="2" w:space="0" w:color="CCCCCC"/>
              <w:bottom w:val="single" w:sz="2" w:space="0" w:color="CCCCCC"/>
              <w:right w:val="single" w:sz="2" w:space="0" w:color="CCCCCC"/>
            </w:tcBorders>
            <w:shd w:val="clear" w:color="auto" w:fill="E8F0FE"/>
            <w:vAlign w:val="center"/>
          </w:tcPr>
          <w:p w14:paraId="67821EEB" w14:textId="77777777" w:rsidR="004A57E6" w:rsidRDefault="001E545B">
            <w:pPr>
              <w:spacing w:after="0" w:line="259" w:lineRule="auto"/>
              <w:ind w:left="0" w:firstLine="0"/>
            </w:pPr>
            <w:r>
              <w:t xml:space="preserve">All AI tools used for consequential decisions about students (placement, grading, intervention, behavioral assessment) must include human-in-the-loop oversight. AI recommendations inform — they do not decide. </w:t>
            </w:r>
          </w:p>
        </w:tc>
      </w:tr>
    </w:tbl>
    <w:p w14:paraId="56A575AD" w14:textId="77777777" w:rsidR="004A57E6" w:rsidRDefault="001E545B" w:rsidP="00734B05">
      <w:pPr>
        <w:pStyle w:val="Heading2"/>
      </w:pPr>
      <w:r>
        <w:t xml:space="preserve">3 Decision Points / Tradeoffs for Committee Resolution </w:t>
      </w:r>
    </w:p>
    <w:tbl>
      <w:tblPr>
        <w:tblStyle w:val="TableGrid"/>
        <w:tblW w:w="9364" w:type="dxa"/>
        <w:tblInd w:w="-2" w:type="dxa"/>
        <w:tblCellMar>
          <w:top w:w="53" w:type="dxa"/>
          <w:right w:w="80" w:type="dxa"/>
        </w:tblCellMar>
        <w:tblLook w:val="04A0" w:firstRow="1" w:lastRow="0" w:firstColumn="1" w:lastColumn="0" w:noHBand="0" w:noVBand="1"/>
      </w:tblPr>
      <w:tblGrid>
        <w:gridCol w:w="537"/>
        <w:gridCol w:w="3669"/>
        <w:gridCol w:w="1923"/>
        <w:gridCol w:w="3235"/>
      </w:tblGrid>
      <w:tr w:rsidR="004A57E6" w14:paraId="1D6C026D" w14:textId="77777777">
        <w:trPr>
          <w:trHeight w:val="480"/>
        </w:trPr>
        <w:tc>
          <w:tcPr>
            <w:tcW w:w="600"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24A041EB" w14:textId="77777777" w:rsidR="004A57E6" w:rsidRDefault="001E545B">
            <w:pPr>
              <w:pPrChange w:id="307" w:author="John Black" w:date="2026-02-14T15:17:00Z" w16du:dateUtc="2026-02-14T20:17:00Z">
                <w:pPr>
                  <w:spacing w:after="0" w:line="259" w:lineRule="auto"/>
                  <w:ind w:left="0" w:firstLine="0"/>
                </w:pPr>
              </w:pPrChange>
            </w:pPr>
            <w:r>
              <w:rPr>
                <w:rPrChange w:id="308" w:author="John Black" w:date="2026-02-14T15:17:00Z" w16du:dateUtc="2026-02-14T20:17:00Z">
                  <w:rPr>
                    <w:b/>
                    <w:color w:val="FFFFFF"/>
                  </w:rPr>
                </w:rPrChange>
              </w:rPr>
              <w:t>#</w:t>
            </w:r>
            <w:del w:id="309" w:author="John Black" w:date="2026-02-14T15:17:00Z" w16du:dateUtc="2026-02-14T20:17:00Z">
              <w:r>
                <w:rPr>
                  <w:color w:val="FFFFFF"/>
                </w:rPr>
                <w:delText xml:space="preserve"> </w:delText>
              </w:r>
            </w:del>
          </w:p>
        </w:tc>
        <w:tc>
          <w:tcPr>
            <w:tcW w:w="42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330DA692" w14:textId="77777777" w:rsidR="004A57E6" w:rsidRDefault="001E545B">
            <w:pPr>
              <w:pPrChange w:id="310" w:author="John Black" w:date="2026-02-14T15:17:00Z" w16du:dateUtc="2026-02-14T20:17:00Z">
                <w:pPr>
                  <w:spacing w:after="0" w:line="259" w:lineRule="auto"/>
                  <w:ind w:left="1" w:firstLine="0"/>
                </w:pPr>
              </w:pPrChange>
            </w:pPr>
            <w:r>
              <w:rPr>
                <w:rPrChange w:id="311" w:author="John Black" w:date="2026-02-14T15:17:00Z" w16du:dateUtc="2026-02-14T20:17:00Z">
                  <w:rPr>
                    <w:b/>
                    <w:color w:val="FFFFFF"/>
                  </w:rPr>
                </w:rPrChange>
              </w:rPr>
              <w:t>Tradeoff</w:t>
            </w:r>
            <w:del w:id="312" w:author="John Black" w:date="2026-02-14T15:17:00Z" w16du:dateUtc="2026-02-14T20:17:00Z">
              <w:r>
                <w:rPr>
                  <w:color w:val="FFFFFF"/>
                </w:rPr>
                <w:delText xml:space="preserve"> </w:delText>
              </w:r>
            </w:del>
          </w:p>
        </w:tc>
        <w:tc>
          <w:tcPr>
            <w:tcW w:w="4563" w:type="dxa"/>
            <w:gridSpan w:val="2"/>
            <w:tcBorders>
              <w:top w:val="single" w:sz="2" w:space="0" w:color="CCCCCC"/>
              <w:left w:val="single" w:sz="2" w:space="0" w:color="CCCCCC"/>
              <w:bottom w:val="single" w:sz="2" w:space="0" w:color="CCCCCC"/>
              <w:right w:val="single" w:sz="2" w:space="0" w:color="CCCCCC"/>
            </w:tcBorders>
            <w:shd w:val="clear" w:color="auto" w:fill="1B3A5C"/>
            <w:vAlign w:val="center"/>
          </w:tcPr>
          <w:p w14:paraId="2DBBEC7B" w14:textId="61D53B17" w:rsidR="004A57E6" w:rsidRDefault="00263A60">
            <w:pPr>
              <w:pPrChange w:id="313" w:author="John Black" w:date="2026-02-14T15:17:00Z" w16du:dateUtc="2026-02-14T20:17:00Z">
                <w:pPr>
                  <w:spacing w:after="0" w:line="259" w:lineRule="auto"/>
                  <w:ind w:left="1" w:firstLine="0"/>
                </w:pPr>
              </w:pPrChange>
            </w:pPr>
            <w:r>
              <w:t>Notes</w:t>
            </w:r>
          </w:p>
        </w:tc>
      </w:tr>
      <w:tr w:rsidR="004A57E6" w14:paraId="3883DAA3" w14:textId="77777777">
        <w:trPr>
          <w:trHeight w:val="1998"/>
        </w:trPr>
        <w:tc>
          <w:tcPr>
            <w:tcW w:w="600" w:type="dxa"/>
            <w:tcBorders>
              <w:top w:val="single" w:sz="2" w:space="0" w:color="CCCCCC"/>
              <w:left w:val="single" w:sz="2" w:space="0" w:color="CCCCCC"/>
              <w:bottom w:val="single" w:sz="2" w:space="0" w:color="CCCCCC"/>
              <w:right w:val="single" w:sz="2" w:space="0" w:color="CCCCCC"/>
            </w:tcBorders>
            <w:shd w:val="clear" w:color="auto" w:fill="FEF7E0"/>
            <w:vAlign w:val="center"/>
          </w:tcPr>
          <w:p w14:paraId="53A5DDF9" w14:textId="77777777" w:rsidR="004A57E6" w:rsidRDefault="001E545B">
            <w:pPr>
              <w:pPrChange w:id="314" w:author="John Black" w:date="2026-02-14T15:17:00Z" w16du:dateUtc="2026-02-14T20:17:00Z">
                <w:pPr>
                  <w:spacing w:after="0" w:line="259" w:lineRule="auto"/>
                  <w:ind w:left="0" w:firstLine="0"/>
                </w:pPr>
              </w:pPrChange>
            </w:pPr>
            <w:r>
              <w:rPr>
                <w:rPrChange w:id="315" w:author="John Black" w:date="2026-02-14T15:17:00Z" w16du:dateUtc="2026-02-14T20:17:00Z">
                  <w:rPr>
                    <w:b/>
                  </w:rPr>
                </w:rPrChange>
              </w:rPr>
              <w:t>1</w:t>
            </w:r>
            <w:del w:id="316" w:author="John Black" w:date="2026-02-14T15:17:00Z" w16du:dateUtc="2026-02-14T20:17:00Z">
              <w:r>
                <w:delText xml:space="preserve"> </w:delText>
              </w:r>
            </w:del>
          </w:p>
        </w:tc>
        <w:tc>
          <w:tcPr>
            <w:tcW w:w="4201" w:type="dxa"/>
            <w:tcBorders>
              <w:top w:val="single" w:sz="2" w:space="0" w:color="CCCCCC"/>
              <w:left w:val="single" w:sz="2" w:space="0" w:color="CCCCCC"/>
              <w:bottom w:val="single" w:sz="2" w:space="0" w:color="CCCCCC"/>
              <w:right w:val="single" w:sz="2" w:space="0" w:color="CCCCCC"/>
            </w:tcBorders>
            <w:shd w:val="clear" w:color="auto" w:fill="FEF7E0"/>
            <w:vAlign w:val="center"/>
          </w:tcPr>
          <w:p w14:paraId="1D417326" w14:textId="1021CF7D" w:rsidR="004A57E6" w:rsidRDefault="00263A60">
            <w:pPr>
              <w:pPrChange w:id="317" w:author="John Black" w:date="2026-02-14T15:17:00Z" w16du:dateUtc="2026-02-14T20:17:00Z">
                <w:pPr>
                  <w:spacing w:after="0" w:line="259" w:lineRule="auto"/>
                  <w:ind w:left="1" w:firstLine="0"/>
                </w:pPr>
              </w:pPrChange>
            </w:pPr>
            <w:r>
              <w:t>Approval speed vs. thoroughness</w:t>
            </w:r>
          </w:p>
        </w:tc>
        <w:tc>
          <w:tcPr>
            <w:tcW w:w="4563" w:type="dxa"/>
            <w:gridSpan w:val="2"/>
            <w:tcBorders>
              <w:top w:val="single" w:sz="2" w:space="0" w:color="CCCCCC"/>
              <w:left w:val="single" w:sz="2" w:space="0" w:color="CCCCCC"/>
              <w:bottom w:val="single" w:sz="2" w:space="0" w:color="CCCCCC"/>
              <w:right w:val="single" w:sz="2" w:space="0" w:color="CCCCCC"/>
            </w:tcBorders>
            <w:shd w:val="clear" w:color="auto" w:fill="FEF7E0"/>
            <w:vAlign w:val="center"/>
          </w:tcPr>
          <w:p w14:paraId="0AC16672" w14:textId="79B85015" w:rsidR="004A57E6" w:rsidRDefault="00263A60">
            <w:pPr>
              <w:pPrChange w:id="318" w:author="John Black" w:date="2026-02-14T15:17:00Z" w16du:dateUtc="2026-02-14T20:17:00Z">
                <w:pPr>
                  <w:numPr>
                    <w:numId w:val="9"/>
                  </w:numPr>
                  <w:spacing w:after="0" w:line="259" w:lineRule="auto"/>
                  <w:ind w:left="389" w:hanging="360"/>
                  <w:jc w:val="center"/>
                </w:pPr>
              </w:pPrChange>
            </w:pPr>
            <w:r>
              <w:t>Balance teacher agility with compliance workload.</w:t>
            </w:r>
          </w:p>
        </w:tc>
      </w:tr>
      <w:tr w:rsidR="004A57E6" w14:paraId="49AE2BB5" w14:textId="77777777">
        <w:trPr>
          <w:trHeight w:val="1854"/>
        </w:trPr>
        <w:tc>
          <w:tcPr>
            <w:tcW w:w="600" w:type="dxa"/>
            <w:tcBorders>
              <w:top w:val="single" w:sz="2" w:space="0" w:color="CCCCCC"/>
              <w:left w:val="single" w:sz="2" w:space="0" w:color="CCCCCC"/>
              <w:bottom w:val="single" w:sz="2" w:space="0" w:color="CCCCCC"/>
              <w:right w:val="single" w:sz="2" w:space="0" w:color="CCCCCC"/>
            </w:tcBorders>
            <w:shd w:val="clear" w:color="auto" w:fill="FEF7E0"/>
            <w:vAlign w:val="center"/>
          </w:tcPr>
          <w:p w14:paraId="35677409" w14:textId="77777777" w:rsidR="004A57E6" w:rsidRDefault="001E545B">
            <w:pPr>
              <w:pPrChange w:id="319" w:author="John Black" w:date="2026-02-14T15:17:00Z" w16du:dateUtc="2026-02-14T20:17:00Z">
                <w:pPr>
                  <w:spacing w:after="0" w:line="259" w:lineRule="auto"/>
                  <w:ind w:left="0" w:firstLine="0"/>
                </w:pPr>
              </w:pPrChange>
            </w:pPr>
            <w:r>
              <w:rPr>
                <w:rPrChange w:id="320" w:author="John Black" w:date="2026-02-14T15:17:00Z" w16du:dateUtc="2026-02-14T20:17:00Z">
                  <w:rPr>
                    <w:b/>
                  </w:rPr>
                </w:rPrChange>
              </w:rPr>
              <w:t>2</w:t>
            </w:r>
            <w:del w:id="321" w:author="John Black" w:date="2026-02-14T15:17:00Z" w16du:dateUtc="2026-02-14T20:17:00Z">
              <w:r>
                <w:delText xml:space="preserve"> </w:delText>
              </w:r>
            </w:del>
          </w:p>
        </w:tc>
        <w:tc>
          <w:tcPr>
            <w:tcW w:w="4201" w:type="dxa"/>
            <w:tcBorders>
              <w:top w:val="single" w:sz="2" w:space="0" w:color="CCCCCC"/>
              <w:left w:val="single" w:sz="2" w:space="0" w:color="CCCCCC"/>
              <w:bottom w:val="single" w:sz="2" w:space="0" w:color="CCCCCC"/>
              <w:right w:val="single" w:sz="2" w:space="0" w:color="CCCCCC"/>
            </w:tcBorders>
            <w:shd w:val="clear" w:color="auto" w:fill="FEF7E0"/>
          </w:tcPr>
          <w:p w14:paraId="49568B4A" w14:textId="530F6C98" w:rsidR="004A57E6" w:rsidRDefault="001E545B">
            <w:pPr>
              <w:pPrChange w:id="322" w:author="John Black" w:date="2026-02-14T15:17:00Z" w16du:dateUtc="2026-02-14T20:17:00Z">
                <w:pPr>
                  <w:spacing w:after="0" w:line="259" w:lineRule="auto"/>
                  <w:ind w:left="1" w:firstLine="0"/>
                </w:pPr>
              </w:pPrChange>
            </w:pPr>
            <w:r>
              <w:rPr>
                <w:rPrChange w:id="323" w:author="John Black" w:date="2026-02-14T15:17:00Z" w16du:dateUtc="2026-02-14T20:17:00Z">
                  <w:rPr>
                    <w:b/>
                  </w:rPr>
                </w:rPrChange>
              </w:rPr>
              <w:t xml:space="preserve">Approved </w:t>
            </w:r>
            <w:r>
              <w:t xml:space="preserve">list </w:t>
            </w:r>
            <w:r w:rsidR="00263A60">
              <w:t>vs. criteria-based</w:t>
            </w:r>
            <w:r>
              <w:t xml:space="preserve"> evaluation</w:t>
            </w:r>
          </w:p>
        </w:tc>
        <w:tc>
          <w:tcPr>
            <w:tcW w:w="4563" w:type="dxa"/>
            <w:gridSpan w:val="2"/>
            <w:tcBorders>
              <w:top w:val="single" w:sz="2" w:space="0" w:color="CCCCCC"/>
              <w:left w:val="single" w:sz="2" w:space="0" w:color="CCCCCC"/>
              <w:bottom w:val="single" w:sz="2" w:space="0" w:color="CCCCCC"/>
              <w:right w:val="single" w:sz="2" w:space="0" w:color="CCCCCC"/>
            </w:tcBorders>
            <w:shd w:val="clear" w:color="auto" w:fill="FEF7E0"/>
          </w:tcPr>
          <w:p w14:paraId="4B20F044" w14:textId="122E7321" w:rsidR="004A57E6" w:rsidRDefault="00263A60">
            <w:pPr>
              <w:pPrChange w:id="324" w:author="John Black" w:date="2026-02-14T15:17:00Z" w16du:dateUtc="2026-02-14T20:17:00Z">
                <w:pPr>
                  <w:numPr>
                    <w:numId w:val="10"/>
                  </w:numPr>
                  <w:spacing w:after="0" w:line="259" w:lineRule="auto"/>
                  <w:ind w:left="721" w:hanging="360"/>
                </w:pPr>
              </w:pPrChange>
            </w:pPr>
            <w:r>
              <w:t>Impacts</w:t>
            </w:r>
            <w:r w:rsidR="001E545B">
              <w:t xml:space="preserve"> </w:t>
            </w:r>
            <w:proofErr w:type="gramStart"/>
            <w:r w:rsidR="001E545B">
              <w:t>curation</w:t>
            </w:r>
            <w:proofErr w:type="gramEnd"/>
            <w:r>
              <w:t xml:space="preserve"> effort and clarity </w:t>
            </w:r>
            <w:proofErr w:type="gramStart"/>
            <w:r>
              <w:t>for</w:t>
            </w:r>
            <w:proofErr w:type="gramEnd"/>
            <w:r>
              <w:t xml:space="preserve"> staff.</w:t>
            </w:r>
          </w:p>
        </w:tc>
      </w:tr>
      <w:tr w:rsidR="004A57E6" w14:paraId="1D0E3BF5" w14:textId="77777777">
        <w:trPr>
          <w:trHeight w:val="1052"/>
        </w:trPr>
        <w:tc>
          <w:tcPr>
            <w:tcW w:w="600" w:type="dxa"/>
            <w:tcBorders>
              <w:top w:val="single" w:sz="2" w:space="0" w:color="CCCCCC"/>
              <w:left w:val="single" w:sz="2" w:space="0" w:color="CCCCCC"/>
              <w:bottom w:val="single" w:sz="2" w:space="0" w:color="CCCCCC"/>
              <w:right w:val="single" w:sz="2" w:space="0" w:color="CCCCCC"/>
            </w:tcBorders>
            <w:shd w:val="clear" w:color="auto" w:fill="FEF7E0"/>
          </w:tcPr>
          <w:p w14:paraId="39CF91C6" w14:textId="77777777" w:rsidR="004A57E6" w:rsidRDefault="00263A60">
            <w:pPr>
              <w:pPrChange w:id="325" w:author="John Black" w:date="2026-02-14T15:17:00Z" w16du:dateUtc="2026-02-14T20:17:00Z">
                <w:pPr>
                  <w:spacing w:after="160" w:line="259" w:lineRule="auto"/>
                  <w:ind w:left="0" w:firstLine="0"/>
                </w:pPr>
              </w:pPrChange>
            </w:pPr>
            <w:r>
              <w:t>3</w:t>
            </w:r>
          </w:p>
        </w:tc>
        <w:tc>
          <w:tcPr>
            <w:tcW w:w="4201" w:type="dxa"/>
            <w:tcBorders>
              <w:top w:val="single" w:sz="2" w:space="0" w:color="CCCCCC"/>
              <w:left w:val="single" w:sz="2" w:space="0" w:color="CCCCCC"/>
              <w:bottom w:val="single" w:sz="2" w:space="0" w:color="CCCCCC"/>
              <w:right w:val="single" w:sz="2" w:space="0" w:color="CCCCCC"/>
            </w:tcBorders>
            <w:shd w:val="clear" w:color="auto" w:fill="FEF7E0"/>
          </w:tcPr>
          <w:p w14:paraId="6B183CA8" w14:textId="77777777" w:rsidR="004A57E6" w:rsidRDefault="00263A60">
            <w:pPr>
              <w:pPrChange w:id="326" w:author="John Black" w:date="2026-02-14T15:17:00Z" w16du:dateUtc="2026-02-14T20:17:00Z">
                <w:pPr>
                  <w:spacing w:after="160" w:line="259" w:lineRule="auto"/>
                  <w:ind w:left="0" w:firstLine="0"/>
                </w:pPr>
              </w:pPrChange>
            </w:pPr>
            <w:r>
              <w:t>Compliance monitoring ownership</w:t>
            </w:r>
          </w:p>
        </w:tc>
        <w:tc>
          <w:tcPr>
            <w:tcW w:w="843" w:type="dxa"/>
            <w:tcBorders>
              <w:top w:val="single" w:sz="2" w:space="0" w:color="CCCCCC"/>
              <w:left w:val="single" w:sz="2" w:space="0" w:color="CCCCCC"/>
              <w:bottom w:val="single" w:sz="2" w:space="0" w:color="CCCCCC"/>
              <w:right w:val="nil"/>
            </w:tcBorders>
            <w:shd w:val="clear" w:color="auto" w:fill="FEF7E0"/>
          </w:tcPr>
          <w:p w14:paraId="1BDBF02B" w14:textId="77777777" w:rsidR="004A57E6" w:rsidRDefault="00263A60">
            <w:pPr>
              <w:pPrChange w:id="327" w:author="John Black" w:date="2026-02-14T15:17:00Z" w16du:dateUtc="2026-02-14T20:17:00Z">
                <w:pPr>
                  <w:spacing w:after="0" w:line="259" w:lineRule="auto"/>
                  <w:ind w:left="293" w:firstLine="0"/>
                  <w:jc w:val="center"/>
                </w:pPr>
              </w:pPrChange>
            </w:pPr>
            <w:r>
              <w:t>A) IT owns monitoring (technical focus)</w:t>
            </w:r>
            <w:r>
              <w:br/>
              <w:t>B) Curriculum &amp; Instruction owns monitoring (instructional focus)</w:t>
            </w:r>
            <w:r>
              <w:br/>
              <w:t>C) Shared responsibility with clear RACI + defined cadence</w:t>
            </w:r>
            <w:del w:id="328" w:author="John Black" w:date="2026-02-14T15:17:00Z" w16du:dateUtc="2026-02-14T20:17:00Z">
              <w:r w:rsidR="001E545B">
                <w:delText>•</w:delText>
              </w:r>
              <w:r w:rsidR="001E545B">
                <w:rPr>
                  <w:rFonts w:ascii="Arial" w:eastAsia="Arial" w:hAnsi="Arial" w:cs="Arial"/>
                </w:rPr>
                <w:delText xml:space="preserve"> </w:delText>
              </w:r>
            </w:del>
          </w:p>
        </w:tc>
        <w:tc>
          <w:tcPr>
            <w:tcW w:w="3720" w:type="dxa"/>
            <w:tcBorders>
              <w:top w:val="single" w:sz="2" w:space="0" w:color="CCCCCC"/>
              <w:left w:val="nil"/>
              <w:bottom w:val="single" w:sz="2" w:space="0" w:color="CCCCCC"/>
              <w:right w:val="single" w:sz="2" w:space="0" w:color="CCCCCC"/>
            </w:tcBorders>
            <w:shd w:val="clear" w:color="auto" w:fill="FEF7E0"/>
            <w:vAlign w:val="center"/>
          </w:tcPr>
          <w:p w14:paraId="5F997444" w14:textId="7A298A00" w:rsidR="004A57E6" w:rsidRDefault="00263A60">
            <w:pPr>
              <w:pPrChange w:id="329" w:author="John Black" w:date="2026-02-14T15:17:00Z" w16du:dateUtc="2026-02-14T20:17:00Z">
                <w:pPr>
                  <w:spacing w:after="0" w:line="259" w:lineRule="auto"/>
                  <w:ind w:left="0" w:firstLine="0"/>
                </w:pPr>
              </w:pPrChange>
            </w:pPr>
            <w:r>
              <w:t>Resource implications are significant.</w:t>
            </w:r>
          </w:p>
        </w:tc>
      </w:tr>
      <w:tr w:rsidR="004A57E6" w14:paraId="3782FFA8" w14:textId="77777777">
        <w:trPr>
          <w:trHeight w:val="1301"/>
        </w:trPr>
        <w:tc>
          <w:tcPr>
            <w:tcW w:w="600" w:type="dxa"/>
            <w:tcBorders>
              <w:top w:val="single" w:sz="2" w:space="0" w:color="CCCCCC"/>
              <w:left w:val="single" w:sz="2" w:space="0" w:color="CCCCCC"/>
              <w:bottom w:val="nil"/>
              <w:right w:val="single" w:sz="2" w:space="0" w:color="CCCCCC"/>
            </w:tcBorders>
            <w:shd w:val="clear" w:color="auto" w:fill="FEF7E0"/>
            <w:vAlign w:val="bottom"/>
          </w:tcPr>
          <w:p w14:paraId="461EE505" w14:textId="77777777" w:rsidR="004A57E6" w:rsidRDefault="00263A60">
            <w:pPr>
              <w:pPrChange w:id="330" w:author="John Black" w:date="2026-02-14T15:17:00Z" w16du:dateUtc="2026-02-14T20:17:00Z">
                <w:pPr>
                  <w:spacing w:after="0" w:line="259" w:lineRule="auto"/>
                  <w:ind w:left="122" w:firstLine="0"/>
                </w:pPr>
              </w:pPrChange>
            </w:pPr>
            <w:ins w:id="331" w:author="John Black" w:date="2026-02-14T15:17:00Z" w16du:dateUtc="2026-02-14T20:17:00Z">
              <w:r>
                <w:t>4</w:t>
              </w:r>
            </w:ins>
            <w:del w:id="332" w:author="John Black" w:date="2026-02-14T15:17:00Z" w16du:dateUtc="2026-02-14T20:17:00Z">
              <w:r w:rsidR="001E545B">
                <w:rPr>
                  <w:b/>
                </w:rPr>
                <w:delText>3</w:delText>
              </w:r>
              <w:r w:rsidR="001E545B">
                <w:delText xml:space="preserve"> </w:delText>
              </w:r>
            </w:del>
          </w:p>
        </w:tc>
        <w:tc>
          <w:tcPr>
            <w:tcW w:w="4201" w:type="dxa"/>
            <w:tcBorders>
              <w:top w:val="single" w:sz="2" w:space="0" w:color="CCCCCC"/>
              <w:left w:val="single" w:sz="2" w:space="0" w:color="CCCCCC"/>
              <w:bottom w:val="nil"/>
              <w:right w:val="single" w:sz="2" w:space="0" w:color="CCCCCC"/>
            </w:tcBorders>
            <w:shd w:val="clear" w:color="auto" w:fill="FEF7E0"/>
          </w:tcPr>
          <w:p w14:paraId="2A44C171" w14:textId="61EE82B5" w:rsidR="004A57E6" w:rsidRDefault="00263A60">
            <w:pPr>
              <w:pPrChange w:id="333" w:author="John Black" w:date="2026-02-14T15:17:00Z" w16du:dateUtc="2026-02-14T20:17:00Z">
                <w:pPr>
                  <w:spacing w:after="0" w:line="259" w:lineRule="auto"/>
                  <w:ind w:left="122" w:firstLine="0"/>
                </w:pPr>
              </w:pPrChange>
            </w:pPr>
            <w:r>
              <w:t>District-provided tools vs. BYO (bring-your-own) tools</w:t>
            </w:r>
          </w:p>
        </w:tc>
        <w:tc>
          <w:tcPr>
            <w:tcW w:w="843" w:type="dxa"/>
            <w:tcBorders>
              <w:top w:val="single" w:sz="2" w:space="0" w:color="CCCCCC"/>
              <w:left w:val="single" w:sz="2" w:space="0" w:color="CCCCCC"/>
              <w:bottom w:val="nil"/>
              <w:right w:val="nil"/>
            </w:tcBorders>
            <w:shd w:val="clear" w:color="auto" w:fill="FEF7E0"/>
          </w:tcPr>
          <w:p w14:paraId="2ABDD09D" w14:textId="77777777" w:rsidR="004A57E6" w:rsidRDefault="00263A60">
            <w:pPr>
              <w:spacing w:after="314" w:line="259" w:lineRule="auto"/>
              <w:ind w:left="293" w:firstLine="0"/>
              <w:jc w:val="center"/>
              <w:rPr>
                <w:del w:id="334" w:author="John Black" w:date="2026-02-14T15:17:00Z" w16du:dateUtc="2026-02-14T20:17:00Z"/>
              </w:rPr>
            </w:pPr>
            <w:r>
              <w:t>A) District-approved tools only</w:t>
            </w:r>
            <w:r>
              <w:br/>
              <w:t>B) Allow BYO for Tier 1 with guardrails + inventory requirement</w:t>
            </w:r>
            <w:r>
              <w:br/>
              <w:t>C) BYO allowed only in teacher-mediated mode; student-facing tools must be district-approved</w:t>
            </w:r>
            <w:del w:id="335" w:author="John Black" w:date="2026-02-14T15:17:00Z" w16du:dateUtc="2026-02-14T20:17:00Z">
              <w:r w:rsidR="001E545B">
                <w:delText>•</w:delText>
              </w:r>
              <w:r w:rsidR="001E545B">
                <w:rPr>
                  <w:rFonts w:ascii="Arial" w:eastAsia="Arial" w:hAnsi="Arial" w:cs="Arial"/>
                </w:rPr>
                <w:delText xml:space="preserve"> </w:delText>
              </w:r>
            </w:del>
          </w:p>
          <w:p w14:paraId="4EF8D23A" w14:textId="77777777" w:rsidR="004A57E6" w:rsidRDefault="001E545B">
            <w:pPr>
              <w:pPrChange w:id="336" w:author="John Black" w:date="2026-02-14T15:17:00Z" w16du:dateUtc="2026-02-14T20:17:00Z">
                <w:pPr>
                  <w:spacing w:after="0" w:line="259" w:lineRule="auto"/>
                  <w:ind w:left="293" w:firstLine="0"/>
                  <w:jc w:val="center"/>
                </w:pPr>
              </w:pPrChange>
            </w:pPr>
            <w:del w:id="337" w:author="John Black" w:date="2026-02-14T15:17:00Z" w16du:dateUtc="2026-02-14T20:17:00Z">
              <w:r>
                <w:delText>•</w:delText>
              </w:r>
              <w:r>
                <w:rPr>
                  <w:rFonts w:ascii="Arial" w:eastAsia="Arial" w:hAnsi="Arial" w:cs="Arial"/>
                </w:rPr>
                <w:delText xml:space="preserve"> </w:delText>
              </w:r>
            </w:del>
          </w:p>
        </w:tc>
        <w:tc>
          <w:tcPr>
            <w:tcW w:w="3720" w:type="dxa"/>
            <w:tcBorders>
              <w:top w:val="single" w:sz="2" w:space="0" w:color="CCCCCC"/>
              <w:left w:val="nil"/>
              <w:bottom w:val="nil"/>
              <w:right w:val="single" w:sz="2" w:space="0" w:color="CCCCCC"/>
            </w:tcBorders>
            <w:shd w:val="clear" w:color="auto" w:fill="FEF7E0"/>
          </w:tcPr>
          <w:p w14:paraId="20ECCD0C" w14:textId="242337E5" w:rsidR="004A57E6" w:rsidRDefault="00263A60">
            <w:pPr>
              <w:pPrChange w:id="338" w:author="John Black" w:date="2026-02-14T15:17:00Z" w16du:dateUtc="2026-02-14T20:17:00Z">
                <w:pPr>
                  <w:spacing w:after="0" w:line="259" w:lineRule="auto"/>
                  <w:ind w:left="0" w:firstLine="0"/>
                </w:pPr>
              </w:pPrChange>
            </w:pPr>
            <w:r>
              <w:t>Enforcement vs. innovation tradeoff.</w:t>
            </w:r>
          </w:p>
        </w:tc>
      </w:tr>
      <w:tr w:rsidR="004A57E6" w14:paraId="2427439C" w14:textId="77777777">
        <w:trPr>
          <w:trHeight w:val="692"/>
        </w:trPr>
        <w:tc>
          <w:tcPr>
            <w:tcW w:w="600" w:type="dxa"/>
            <w:tcBorders>
              <w:top w:val="nil"/>
              <w:left w:val="single" w:sz="2" w:space="0" w:color="CCCCCC"/>
              <w:bottom w:val="single" w:sz="2" w:space="0" w:color="CCCCCC"/>
              <w:right w:val="single" w:sz="2" w:space="0" w:color="CCCCCC"/>
            </w:tcBorders>
            <w:shd w:val="clear" w:color="auto" w:fill="FEF7E0"/>
          </w:tcPr>
          <w:p w14:paraId="37968FA5" w14:textId="77777777" w:rsidR="004A57E6" w:rsidRDefault="00263A60">
            <w:pPr>
              <w:pPrChange w:id="339" w:author="John Black" w:date="2026-02-14T15:17:00Z" w16du:dateUtc="2026-02-14T20:17:00Z">
                <w:pPr>
                  <w:spacing w:after="160" w:line="259" w:lineRule="auto"/>
                  <w:ind w:left="0" w:firstLine="0"/>
                </w:pPr>
              </w:pPrChange>
            </w:pPr>
            <w:ins w:id="340" w:author="John Black" w:date="2026-02-14T15:17:00Z" w16du:dateUtc="2026-02-14T20:17:00Z">
              <w:r>
                <w:t>5</w:t>
              </w:r>
            </w:ins>
          </w:p>
        </w:tc>
        <w:tc>
          <w:tcPr>
            <w:tcW w:w="4201" w:type="dxa"/>
            <w:tcBorders>
              <w:top w:val="nil"/>
              <w:left w:val="single" w:sz="2" w:space="0" w:color="CCCCCC"/>
              <w:bottom w:val="single" w:sz="2" w:space="0" w:color="CCCCCC"/>
              <w:right w:val="single" w:sz="2" w:space="0" w:color="CCCCCC"/>
            </w:tcBorders>
            <w:shd w:val="clear" w:color="auto" w:fill="FEF7E0"/>
          </w:tcPr>
          <w:p w14:paraId="26118EF3" w14:textId="77777777" w:rsidR="004A57E6" w:rsidRDefault="00263A60">
            <w:pPr>
              <w:pPrChange w:id="341" w:author="John Black" w:date="2026-02-14T15:17:00Z" w16du:dateUtc="2026-02-14T20:17:00Z">
                <w:pPr>
                  <w:spacing w:after="160" w:line="259" w:lineRule="auto"/>
                  <w:ind w:left="0" w:firstLine="0"/>
                </w:pPr>
              </w:pPrChange>
            </w:pPr>
            <w:r>
              <w:t>Data minimization vs. personalization (instructional value)</w:t>
            </w:r>
          </w:p>
        </w:tc>
        <w:tc>
          <w:tcPr>
            <w:tcW w:w="843" w:type="dxa"/>
            <w:tcBorders>
              <w:top w:val="nil"/>
              <w:left w:val="single" w:sz="2" w:space="0" w:color="CCCCCC"/>
              <w:bottom w:val="single" w:sz="2" w:space="0" w:color="CCCCCC"/>
              <w:right w:val="nil"/>
            </w:tcBorders>
            <w:shd w:val="clear" w:color="auto" w:fill="FEF7E0"/>
          </w:tcPr>
          <w:p w14:paraId="0AA5CA3C" w14:textId="77777777" w:rsidR="004A57E6" w:rsidRDefault="00263A60">
            <w:pPr>
              <w:pPrChange w:id="342" w:author="John Black" w:date="2026-02-14T15:17:00Z" w16du:dateUtc="2026-02-14T20:17:00Z">
                <w:pPr>
                  <w:spacing w:after="0" w:line="259" w:lineRule="auto"/>
                  <w:ind w:left="293" w:firstLine="0"/>
                  <w:jc w:val="center"/>
                </w:pPr>
              </w:pPrChange>
            </w:pPr>
            <w:r>
              <w:t>A) Default to minimization; limit personalization features</w:t>
            </w:r>
            <w:r>
              <w:br/>
              <w:t>B) Allow Tier 3 personalization only with explicit educational rationale + pilot + monitoring</w:t>
            </w:r>
            <w:r>
              <w:br/>
              <w:t>C) Case-by-case with strict data elements list + sunset/review dates</w:t>
            </w:r>
            <w:del w:id="343" w:author="John Black" w:date="2026-02-14T15:17:00Z" w16du:dateUtc="2026-02-14T20:17:00Z">
              <w:r w:rsidR="001E545B">
                <w:delText>•</w:delText>
              </w:r>
              <w:r w:rsidR="001E545B">
                <w:rPr>
                  <w:rFonts w:ascii="Arial" w:eastAsia="Arial" w:hAnsi="Arial" w:cs="Arial"/>
                </w:rPr>
                <w:delText xml:space="preserve"> </w:delText>
              </w:r>
            </w:del>
          </w:p>
        </w:tc>
        <w:tc>
          <w:tcPr>
            <w:tcW w:w="3720" w:type="dxa"/>
            <w:tcBorders>
              <w:top w:val="nil"/>
              <w:left w:val="nil"/>
              <w:bottom w:val="single" w:sz="2" w:space="0" w:color="CCCCCC"/>
              <w:right w:val="single" w:sz="2" w:space="0" w:color="CCCCCC"/>
            </w:tcBorders>
            <w:shd w:val="clear" w:color="auto" w:fill="FEF7E0"/>
          </w:tcPr>
          <w:p w14:paraId="154C1DFE" w14:textId="687F2365" w:rsidR="004A57E6" w:rsidRDefault="00263A60">
            <w:pPr>
              <w:pPrChange w:id="344" w:author="John Black" w:date="2026-02-14T15:17:00Z" w16du:dateUtc="2026-02-14T20:17:00Z">
                <w:pPr>
                  <w:spacing w:after="0" w:line="259" w:lineRule="auto"/>
                  <w:ind w:left="0" w:firstLine="0"/>
                </w:pPr>
              </w:pPrChange>
            </w:pPr>
            <w:r>
              <w:t>Shapes tool capability and risk exposure.</w:t>
            </w:r>
          </w:p>
        </w:tc>
      </w:tr>
    </w:tbl>
    <w:p w14:paraId="11598334" w14:textId="77777777" w:rsidR="004A57E6" w:rsidRDefault="001E545B" w:rsidP="00734B05">
      <w:pPr>
        <w:pStyle w:val="Heading2"/>
      </w:pPr>
      <w:r>
        <w:t xml:space="preserve">Dependencies </w:t>
      </w:r>
      <w:proofErr w:type="gramStart"/>
      <w:r>
        <w:t>from</w:t>
      </w:r>
      <w:proofErr w:type="gramEnd"/>
      <w:r>
        <w:t xml:space="preserve"> Other Workstreams &amp; FCCPS Staff </w:t>
      </w:r>
    </w:p>
    <w:tbl>
      <w:tblPr>
        <w:tblStyle w:val="TableGrid"/>
        <w:tblW w:w="9364" w:type="dxa"/>
        <w:tblInd w:w="-2" w:type="dxa"/>
        <w:tblCellMar>
          <w:top w:w="112" w:type="dxa"/>
          <w:left w:w="119" w:type="dxa"/>
          <w:right w:w="74" w:type="dxa"/>
        </w:tblCellMar>
        <w:tblLook w:val="04A0" w:firstRow="1" w:lastRow="0" w:firstColumn="1" w:lastColumn="0" w:noHBand="0" w:noVBand="1"/>
      </w:tblPr>
      <w:tblGrid>
        <w:gridCol w:w="3001"/>
        <w:gridCol w:w="3504"/>
        <w:gridCol w:w="2859"/>
      </w:tblGrid>
      <w:tr w:rsidR="004A57E6" w14:paraId="1BDF203F" w14:textId="77777777">
        <w:trPr>
          <w:trHeight w:val="445"/>
        </w:trPr>
        <w:tc>
          <w:tcPr>
            <w:tcW w:w="30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320B18F7" w14:textId="77777777" w:rsidR="004A57E6" w:rsidRDefault="001E545B">
            <w:pPr>
              <w:spacing w:after="0" w:line="259" w:lineRule="auto"/>
              <w:ind w:left="2" w:firstLine="0"/>
            </w:pPr>
            <w:r>
              <w:rPr>
                <w:b/>
                <w:color w:val="FFFFFF"/>
              </w:rPr>
              <w:t>What We Need</w:t>
            </w:r>
            <w:r>
              <w:rPr>
                <w:color w:val="FFFFFF"/>
              </w:rPr>
              <w:t xml:space="preserve"> </w:t>
            </w:r>
          </w:p>
        </w:tc>
        <w:tc>
          <w:tcPr>
            <w:tcW w:w="3504"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6EC9829C" w14:textId="77777777" w:rsidR="004A57E6" w:rsidRDefault="001E545B">
            <w:pPr>
              <w:spacing w:after="0" w:line="259" w:lineRule="auto"/>
              <w:ind w:left="3" w:firstLine="0"/>
            </w:pPr>
            <w:r>
              <w:rPr>
                <w:b/>
                <w:color w:val="FFFFFF"/>
              </w:rPr>
              <w:t>From Whom</w:t>
            </w:r>
            <w:r>
              <w:rPr>
                <w:color w:val="FFFFFF"/>
              </w:rPr>
              <w:t xml:space="preserve"> </w:t>
            </w:r>
          </w:p>
        </w:tc>
        <w:tc>
          <w:tcPr>
            <w:tcW w:w="2859" w:type="dxa"/>
            <w:tcBorders>
              <w:top w:val="single" w:sz="2" w:space="0" w:color="CCCCCC"/>
              <w:left w:val="single" w:sz="2" w:space="0" w:color="CCCCCC"/>
              <w:bottom w:val="single" w:sz="33" w:space="0" w:color="FEF7E0"/>
              <w:right w:val="single" w:sz="2" w:space="0" w:color="CCCCCC"/>
            </w:tcBorders>
            <w:shd w:val="clear" w:color="auto" w:fill="1B3A5C"/>
            <w:vAlign w:val="center"/>
          </w:tcPr>
          <w:p w14:paraId="43A4946E" w14:textId="77777777" w:rsidR="004A57E6" w:rsidRDefault="001E545B">
            <w:pPr>
              <w:spacing w:after="0" w:line="259" w:lineRule="auto"/>
              <w:ind w:left="0" w:firstLine="0"/>
            </w:pPr>
            <w:r>
              <w:rPr>
                <w:b/>
                <w:color w:val="FFFFFF"/>
              </w:rPr>
              <w:t>Status</w:t>
            </w:r>
            <w:r>
              <w:rPr>
                <w:color w:val="FFFFFF"/>
              </w:rPr>
              <w:t xml:space="preserve"> </w:t>
            </w:r>
          </w:p>
        </w:tc>
      </w:tr>
      <w:tr w:rsidR="004A57E6" w14:paraId="6A89DDBE" w14:textId="77777777">
        <w:trPr>
          <w:trHeight w:val="754"/>
        </w:trPr>
        <w:tc>
          <w:tcPr>
            <w:tcW w:w="300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9E4D405" w14:textId="77777777" w:rsidR="004A57E6" w:rsidRDefault="001E545B">
            <w:pPr>
              <w:spacing w:after="0" w:line="259" w:lineRule="auto"/>
              <w:ind w:left="2" w:firstLine="0"/>
            </w:pPr>
            <w:r>
              <w:t xml:space="preserve">Existing DPA templates and procurement workflows </w:t>
            </w:r>
          </w:p>
        </w:tc>
        <w:tc>
          <w:tcPr>
            <w:tcW w:w="350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AA6BA6E" w14:textId="77777777" w:rsidR="004A57E6" w:rsidRDefault="001E545B">
            <w:pPr>
              <w:spacing w:after="0" w:line="259" w:lineRule="auto"/>
              <w:ind w:left="3" w:firstLine="0"/>
            </w:pPr>
            <w:r>
              <w:t xml:space="preserve">FCCPS IT / Jerrod Anderson or </w:t>
            </w:r>
          </w:p>
          <w:p w14:paraId="294AD60B" w14:textId="77777777" w:rsidR="004A57E6" w:rsidRDefault="001E545B">
            <w:pPr>
              <w:spacing w:after="0" w:line="259" w:lineRule="auto"/>
              <w:ind w:left="3" w:firstLine="0"/>
            </w:pPr>
            <w:r>
              <w:t xml:space="preserve">Bethany Henderson </w:t>
            </w:r>
          </w:p>
        </w:tc>
        <w:tc>
          <w:tcPr>
            <w:tcW w:w="2859" w:type="dxa"/>
            <w:tcBorders>
              <w:top w:val="single" w:sz="33" w:space="0" w:color="FEF7E0"/>
              <w:left w:val="single" w:sz="2" w:space="0" w:color="CCCCCC"/>
              <w:bottom w:val="double" w:sz="33" w:space="0" w:color="FEF7E0"/>
              <w:right w:val="single" w:sz="2" w:space="0" w:color="CCCCCC"/>
            </w:tcBorders>
            <w:shd w:val="clear" w:color="auto" w:fill="FEF7E0"/>
          </w:tcPr>
          <w:p w14:paraId="370233CC" w14:textId="042E8ECE" w:rsidR="004A57E6" w:rsidRDefault="00263A60">
            <w:pPr>
              <w:pPrChange w:id="345" w:author="John Black" w:date="2026-02-14T15:17:00Z" w16du:dateUtc="2026-02-14T20:17:00Z">
                <w:pPr>
                  <w:spacing w:after="0" w:line="259" w:lineRule="auto"/>
                  <w:ind w:left="0" w:firstLine="0"/>
                </w:pPr>
              </w:pPrChange>
            </w:pPr>
            <w:r>
              <w:t>To request (IT/procurement owners)</w:t>
            </w:r>
          </w:p>
        </w:tc>
      </w:tr>
      <w:tr w:rsidR="004A57E6" w14:paraId="189D3D52" w14:textId="77777777">
        <w:trPr>
          <w:trHeight w:val="754"/>
        </w:trPr>
        <w:tc>
          <w:tcPr>
            <w:tcW w:w="300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60CAA8C" w14:textId="77777777" w:rsidR="004A57E6" w:rsidRDefault="001E545B">
            <w:pPr>
              <w:spacing w:after="0" w:line="259" w:lineRule="auto"/>
              <w:ind w:left="2" w:firstLine="0"/>
            </w:pPr>
            <w:r>
              <w:t xml:space="preserve">Current AI tool inventory </w:t>
            </w:r>
          </w:p>
          <w:p w14:paraId="6EF7A59B" w14:textId="77777777" w:rsidR="004A57E6" w:rsidRDefault="001E545B">
            <w:pPr>
              <w:spacing w:after="0" w:line="259" w:lineRule="auto"/>
              <w:ind w:left="2" w:firstLine="0"/>
            </w:pPr>
            <w:r>
              <w:t xml:space="preserve">(what’s already in use) </w:t>
            </w:r>
          </w:p>
        </w:tc>
        <w:tc>
          <w:tcPr>
            <w:tcW w:w="3504" w:type="dxa"/>
            <w:tcBorders>
              <w:top w:val="single" w:sz="2" w:space="0" w:color="CCCCCC"/>
              <w:left w:val="single" w:sz="2" w:space="0" w:color="CCCCCC"/>
              <w:bottom w:val="single" w:sz="2" w:space="0" w:color="CCCCCC"/>
              <w:right w:val="single" w:sz="2" w:space="0" w:color="CCCCCC"/>
            </w:tcBorders>
            <w:shd w:val="clear" w:color="auto" w:fill="FFFFFF"/>
          </w:tcPr>
          <w:p w14:paraId="2D9928F7" w14:textId="77777777" w:rsidR="004A57E6" w:rsidRDefault="001E545B">
            <w:pPr>
              <w:spacing w:after="0" w:line="259" w:lineRule="auto"/>
              <w:ind w:left="3" w:firstLine="0"/>
            </w:pPr>
            <w:r>
              <w:t xml:space="preserve">FCCPS IT Department </w:t>
            </w:r>
          </w:p>
        </w:tc>
        <w:tc>
          <w:tcPr>
            <w:tcW w:w="2859" w:type="dxa"/>
            <w:tcBorders>
              <w:top w:val="double" w:sz="33" w:space="0" w:color="FEF7E0"/>
              <w:left w:val="single" w:sz="2" w:space="0" w:color="CCCCCC"/>
              <w:bottom w:val="double" w:sz="33" w:space="0" w:color="FEF7E0"/>
              <w:right w:val="single" w:sz="2" w:space="0" w:color="CCCCCC"/>
            </w:tcBorders>
            <w:shd w:val="clear" w:color="auto" w:fill="FEF7E0"/>
          </w:tcPr>
          <w:p w14:paraId="67C556BB" w14:textId="25991B92" w:rsidR="004A57E6" w:rsidRDefault="00263A60" w:rsidP="00E64948">
            <w:r>
              <w:t>To request (IT)</w:t>
            </w:r>
          </w:p>
        </w:tc>
      </w:tr>
      <w:tr w:rsidR="004A57E6" w14:paraId="01D675B3" w14:textId="77777777">
        <w:trPr>
          <w:trHeight w:val="754"/>
        </w:trPr>
        <w:tc>
          <w:tcPr>
            <w:tcW w:w="300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3463027" w14:textId="77777777" w:rsidR="004A57E6" w:rsidRDefault="001E545B">
            <w:pPr>
              <w:spacing w:after="0" w:line="259" w:lineRule="auto"/>
              <w:ind w:left="2" w:firstLine="0"/>
              <w:jc w:val="both"/>
            </w:pPr>
            <w:r>
              <w:t xml:space="preserve">IT capacity for ongoing compliance monitoring </w:t>
            </w:r>
          </w:p>
        </w:tc>
        <w:tc>
          <w:tcPr>
            <w:tcW w:w="3504" w:type="dxa"/>
            <w:tcBorders>
              <w:top w:val="single" w:sz="2" w:space="0" w:color="CCCCCC"/>
              <w:left w:val="single" w:sz="2" w:space="0" w:color="CCCCCC"/>
              <w:bottom w:val="single" w:sz="2" w:space="0" w:color="CCCCCC"/>
              <w:right w:val="single" w:sz="2" w:space="0" w:color="CCCCCC"/>
            </w:tcBorders>
            <w:shd w:val="clear" w:color="auto" w:fill="FFFFFF"/>
          </w:tcPr>
          <w:p w14:paraId="16B23F4F" w14:textId="77777777" w:rsidR="004A57E6" w:rsidRDefault="001E545B">
            <w:pPr>
              <w:spacing w:after="0" w:line="259" w:lineRule="auto"/>
              <w:ind w:left="3" w:firstLine="0"/>
            </w:pPr>
            <w:r>
              <w:t xml:space="preserve">FCCPS IT Department </w:t>
            </w:r>
          </w:p>
        </w:tc>
        <w:tc>
          <w:tcPr>
            <w:tcW w:w="2859" w:type="dxa"/>
            <w:tcBorders>
              <w:top w:val="double" w:sz="33" w:space="0" w:color="FEF7E0"/>
              <w:left w:val="single" w:sz="2" w:space="0" w:color="CCCCCC"/>
              <w:bottom w:val="single" w:sz="33" w:space="0" w:color="E8F0FE"/>
              <w:right w:val="single" w:sz="2" w:space="0" w:color="CCCCCC"/>
            </w:tcBorders>
            <w:shd w:val="clear" w:color="auto" w:fill="FEF7E0"/>
          </w:tcPr>
          <w:p w14:paraId="4F3365D5" w14:textId="26943B60" w:rsidR="004A57E6" w:rsidRDefault="00263A60">
            <w:pPr>
              <w:pPrChange w:id="346" w:author="John Black" w:date="2026-02-14T15:17:00Z" w16du:dateUtc="2026-02-14T20:17:00Z">
                <w:pPr>
                  <w:spacing w:after="0" w:line="259" w:lineRule="auto"/>
                  <w:ind w:left="0" w:firstLine="0"/>
                </w:pPr>
              </w:pPrChange>
            </w:pPr>
            <w:r>
              <w:t>To confirm (IT)</w:t>
            </w:r>
          </w:p>
        </w:tc>
      </w:tr>
      <w:tr w:rsidR="004A57E6" w14:paraId="656DAEEF" w14:textId="77777777">
        <w:trPr>
          <w:trHeight w:val="754"/>
        </w:trPr>
        <w:tc>
          <w:tcPr>
            <w:tcW w:w="300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B6DF4EC" w14:textId="77777777" w:rsidR="004A57E6" w:rsidRDefault="001E545B">
            <w:pPr>
              <w:spacing w:after="0" w:line="259" w:lineRule="auto"/>
              <w:ind w:left="2" w:firstLine="0"/>
            </w:pPr>
            <w:r>
              <w:t xml:space="preserve">Draft policy principles </w:t>
            </w:r>
          </w:p>
          <w:p w14:paraId="6459D19C" w14:textId="77777777" w:rsidR="004A57E6" w:rsidRDefault="001E545B">
            <w:pPr>
              <w:spacing w:after="0" w:line="259" w:lineRule="auto"/>
              <w:ind w:left="2" w:firstLine="0"/>
            </w:pPr>
            <w:r>
              <w:t xml:space="preserve">(from Meeting 3) </w:t>
            </w:r>
          </w:p>
        </w:tc>
        <w:tc>
          <w:tcPr>
            <w:tcW w:w="3504" w:type="dxa"/>
            <w:tcBorders>
              <w:top w:val="single" w:sz="2" w:space="0" w:color="CCCCCC"/>
              <w:left w:val="single" w:sz="2" w:space="0" w:color="CCCCCC"/>
              <w:bottom w:val="single" w:sz="2" w:space="0" w:color="CCCCCC"/>
              <w:right w:val="single" w:sz="2" w:space="0" w:color="CCCCCC"/>
            </w:tcBorders>
            <w:shd w:val="clear" w:color="auto" w:fill="FFFFFF"/>
          </w:tcPr>
          <w:p w14:paraId="64CB3047" w14:textId="77777777" w:rsidR="004A57E6" w:rsidRDefault="001E545B">
            <w:pPr>
              <w:spacing w:after="0" w:line="259" w:lineRule="auto"/>
              <w:ind w:left="3" w:firstLine="0"/>
            </w:pPr>
            <w:r>
              <w:t xml:space="preserve">Full committee (Feb 20 output) </w:t>
            </w:r>
          </w:p>
        </w:tc>
        <w:tc>
          <w:tcPr>
            <w:tcW w:w="2859" w:type="dxa"/>
            <w:tcBorders>
              <w:top w:val="single" w:sz="33" w:space="0" w:color="E8F0FE"/>
              <w:left w:val="single" w:sz="2" w:space="0" w:color="CCCCCC"/>
              <w:bottom w:val="single" w:sz="33" w:space="0" w:color="FEF7E0"/>
              <w:right w:val="single" w:sz="2" w:space="0" w:color="CCCCCC"/>
            </w:tcBorders>
            <w:shd w:val="clear" w:color="auto" w:fill="E8F0FE"/>
          </w:tcPr>
          <w:p w14:paraId="6207EF21" w14:textId="77777777" w:rsidR="004A57E6" w:rsidRDefault="001E545B">
            <w:pPr>
              <w:spacing w:after="0" w:line="259" w:lineRule="auto"/>
              <w:ind w:left="0" w:firstLine="0"/>
            </w:pPr>
            <w:r>
              <w:t xml:space="preserve">Pending Meeting 3 </w:t>
            </w:r>
          </w:p>
        </w:tc>
      </w:tr>
      <w:tr w:rsidR="004A57E6" w14:paraId="3F4F261C" w14:textId="77777777">
        <w:trPr>
          <w:trHeight w:val="754"/>
        </w:trPr>
        <w:tc>
          <w:tcPr>
            <w:tcW w:w="3001" w:type="dxa"/>
            <w:tcBorders>
              <w:top w:val="single" w:sz="2" w:space="0" w:color="CCCCCC"/>
              <w:left w:val="single" w:sz="2" w:space="0" w:color="CCCCCC"/>
              <w:bottom w:val="single" w:sz="2" w:space="0" w:color="CCCCCC"/>
              <w:right w:val="single" w:sz="2" w:space="0" w:color="CCCCCC"/>
            </w:tcBorders>
          </w:tcPr>
          <w:p w14:paraId="3BDD00E2" w14:textId="77777777" w:rsidR="004A57E6" w:rsidRDefault="001E545B">
            <w:pPr>
              <w:spacing w:after="0" w:line="259" w:lineRule="auto"/>
              <w:ind w:left="2" w:firstLine="0"/>
            </w:pPr>
            <w:r>
              <w:t xml:space="preserve">Policy language alignment </w:t>
            </w:r>
          </w:p>
        </w:tc>
        <w:tc>
          <w:tcPr>
            <w:tcW w:w="3504" w:type="dxa"/>
            <w:tcBorders>
              <w:top w:val="single" w:sz="2" w:space="0" w:color="CCCCCC"/>
              <w:left w:val="single" w:sz="2" w:space="0" w:color="CCCCCC"/>
              <w:bottom w:val="single" w:sz="2" w:space="0" w:color="CCCCCC"/>
              <w:right w:val="single" w:sz="2" w:space="0" w:color="CCCCCC"/>
            </w:tcBorders>
            <w:vAlign w:val="center"/>
          </w:tcPr>
          <w:p w14:paraId="2877B3D2" w14:textId="77777777" w:rsidR="004A57E6" w:rsidRDefault="001E545B">
            <w:pPr>
              <w:spacing w:after="0" w:line="259" w:lineRule="auto"/>
              <w:ind w:left="3" w:firstLine="0"/>
            </w:pPr>
            <w:r>
              <w:t xml:space="preserve">Policy/Recommendation Drafting workstream (David Berol) </w:t>
            </w:r>
          </w:p>
        </w:tc>
        <w:tc>
          <w:tcPr>
            <w:tcW w:w="2859" w:type="dxa"/>
            <w:tcBorders>
              <w:top w:val="single" w:sz="33" w:space="0" w:color="FEF7E0"/>
              <w:left w:val="single" w:sz="2" w:space="0" w:color="CCCCCC"/>
              <w:bottom w:val="single" w:sz="33" w:space="0" w:color="E8F0FE"/>
              <w:right w:val="single" w:sz="2" w:space="0" w:color="CCCCCC"/>
            </w:tcBorders>
            <w:shd w:val="clear" w:color="auto" w:fill="FEF7E0"/>
          </w:tcPr>
          <w:p w14:paraId="133A5157" w14:textId="3930F7AC" w:rsidR="004A57E6" w:rsidRDefault="00263A60">
            <w:pPr>
              <w:pPrChange w:id="347" w:author="John Black" w:date="2026-02-14T15:17:00Z" w16du:dateUtc="2026-02-14T20:17:00Z">
                <w:pPr>
                  <w:spacing w:after="0" w:line="259" w:lineRule="auto"/>
                  <w:ind w:left="0" w:firstLine="0"/>
                </w:pPr>
              </w:pPrChange>
            </w:pPr>
            <w:r>
              <w:t>Coordinate with WS-Policy (in progress)</w:t>
            </w:r>
          </w:p>
        </w:tc>
      </w:tr>
      <w:tr w:rsidR="004A57E6" w14:paraId="0FB7865D" w14:textId="77777777">
        <w:trPr>
          <w:trHeight w:val="724"/>
        </w:trPr>
        <w:tc>
          <w:tcPr>
            <w:tcW w:w="3001" w:type="dxa"/>
            <w:tcBorders>
              <w:top w:val="single" w:sz="2" w:space="0" w:color="CCCCCC"/>
              <w:left w:val="single" w:sz="2" w:space="0" w:color="CCCCCC"/>
              <w:bottom w:val="single" w:sz="2" w:space="0" w:color="CCCCCC"/>
              <w:right w:val="single" w:sz="2" w:space="0" w:color="CCCCCC"/>
            </w:tcBorders>
          </w:tcPr>
          <w:p w14:paraId="5A75E027" w14:textId="77777777" w:rsidR="004A57E6" w:rsidRDefault="001E545B">
            <w:pPr>
              <w:spacing w:after="0" w:line="259" w:lineRule="auto"/>
              <w:ind w:left="2" w:right="10" w:firstLine="0"/>
            </w:pPr>
            <w:r>
              <w:t xml:space="preserve">Virginia student data privacy law specifics </w:t>
            </w:r>
          </w:p>
        </w:tc>
        <w:tc>
          <w:tcPr>
            <w:tcW w:w="3504" w:type="dxa"/>
            <w:tcBorders>
              <w:top w:val="single" w:sz="2" w:space="0" w:color="CCCCCC"/>
              <w:left w:val="single" w:sz="2" w:space="0" w:color="CCCCCC"/>
              <w:bottom w:val="single" w:sz="2" w:space="0" w:color="CCCCCC"/>
              <w:right w:val="single" w:sz="2" w:space="0" w:color="CCCCCC"/>
            </w:tcBorders>
          </w:tcPr>
          <w:p w14:paraId="77252C27" w14:textId="77777777" w:rsidR="004A57E6" w:rsidRDefault="001E545B">
            <w:pPr>
              <w:spacing w:after="0" w:line="259" w:lineRule="auto"/>
              <w:ind w:left="3" w:firstLine="0"/>
            </w:pPr>
            <w:r>
              <w:t xml:space="preserve">FCCPS Legal Counsel </w:t>
            </w:r>
          </w:p>
        </w:tc>
        <w:tc>
          <w:tcPr>
            <w:tcW w:w="2859" w:type="dxa"/>
            <w:tcBorders>
              <w:top w:val="single" w:sz="33" w:space="0" w:color="E8F0FE"/>
              <w:left w:val="single" w:sz="2" w:space="0" w:color="CCCCCC"/>
              <w:bottom w:val="single" w:sz="2" w:space="0" w:color="CCCCCC"/>
              <w:right w:val="single" w:sz="2" w:space="0" w:color="CCCCCC"/>
            </w:tcBorders>
            <w:shd w:val="clear" w:color="auto" w:fill="E8F0FE"/>
          </w:tcPr>
          <w:p w14:paraId="681BDB43" w14:textId="77777777" w:rsidR="004A57E6" w:rsidRDefault="001E545B">
            <w:pPr>
              <w:spacing w:after="0" w:line="259" w:lineRule="auto"/>
              <w:ind w:left="0" w:firstLine="0"/>
            </w:pPr>
            <w:r>
              <w:t xml:space="preserve">Research in progress </w:t>
            </w:r>
          </w:p>
        </w:tc>
      </w:tr>
    </w:tbl>
    <w:p w14:paraId="0EAA5C47" w14:textId="77777777" w:rsidR="004A57E6" w:rsidRDefault="001E545B">
      <w:pPr>
        <w:spacing w:after="0" w:line="259" w:lineRule="auto"/>
        <w:ind w:left="0" w:firstLine="0"/>
      </w:pPr>
      <w:r>
        <w:t xml:space="preserve"> </w:t>
      </w:r>
    </w:p>
    <w:p w14:paraId="38A2D600" w14:textId="77777777" w:rsidR="004A57E6" w:rsidRDefault="001E545B" w:rsidP="00734B05">
      <w:pPr>
        <w:pStyle w:val="Heading3"/>
      </w:pPr>
      <w:r>
        <w:t xml:space="preserve">Discussion Questions for Co-Lead Check-In </w:t>
      </w:r>
    </w:p>
    <w:p w14:paraId="59F89F68" w14:textId="77777777" w:rsidR="004A57E6" w:rsidRDefault="001E545B">
      <w:pPr>
        <w:spacing w:after="186" w:line="250" w:lineRule="auto"/>
        <w:ind w:left="-5" w:hanging="10"/>
      </w:pPr>
      <w:r>
        <w:t xml:space="preserve">These are the key questions I’d like to work through in our first sync: </w:t>
      </w:r>
    </w:p>
    <w:p w14:paraId="320837B7" w14:textId="77777777" w:rsidR="004A57E6" w:rsidRDefault="001E545B" w:rsidP="00734B05">
      <w:pPr>
        <w:pStyle w:val="Heading3"/>
      </w:pPr>
      <w:r>
        <w:t xml:space="preserve">On Structure &amp; Scope </w:t>
      </w:r>
    </w:p>
    <w:p w14:paraId="004E46A5" w14:textId="77777777" w:rsidR="004A57E6" w:rsidRDefault="001E545B">
      <w:pPr>
        <w:numPr>
          <w:ilvl w:val="0"/>
          <w:numId w:val="1"/>
        </w:numPr>
        <w:ind w:left="705" w:hanging="360"/>
      </w:pPr>
      <w:r>
        <w:t xml:space="preserve">Does the 3-tier model feel right for FCCPS, or should we adjust the categories? Are there tool types that don’t fit cleanly? </w:t>
      </w:r>
    </w:p>
    <w:p w14:paraId="55F8CF47" w14:textId="77777777" w:rsidR="004A57E6" w:rsidRDefault="001E545B">
      <w:pPr>
        <w:numPr>
          <w:ilvl w:val="0"/>
          <w:numId w:val="1"/>
        </w:numPr>
        <w:ind w:left="705" w:hanging="360"/>
      </w:pPr>
      <w:r>
        <w:t xml:space="preserve">Is the SPED add-on layer the right approach, or should SPED considerations be embedded directly into the tiers rather than as an overlay? </w:t>
      </w:r>
    </w:p>
    <w:p w14:paraId="4534BE7F" w14:textId="77777777" w:rsidR="004A57E6" w:rsidRDefault="001E545B">
      <w:pPr>
        <w:numPr>
          <w:ilvl w:val="0"/>
          <w:numId w:val="1"/>
        </w:numPr>
        <w:spacing w:after="194"/>
        <w:ind w:left="705" w:hanging="360"/>
      </w:pPr>
      <w:r>
        <w:t xml:space="preserve">The governance checklist is designed for staff and administrators. Is that the right audience, or do we also need a version for the procurement/IT team? </w:t>
      </w:r>
    </w:p>
    <w:p w14:paraId="137CDEFD" w14:textId="77777777" w:rsidR="004A57E6" w:rsidRDefault="001E545B">
      <w:pPr>
        <w:spacing w:after="0" w:line="259" w:lineRule="auto"/>
        <w:ind w:left="0" w:firstLine="0"/>
      </w:pPr>
      <w:r>
        <w:rPr>
          <w:b/>
        </w:rPr>
        <w:t xml:space="preserve"> </w:t>
      </w:r>
    </w:p>
    <w:p w14:paraId="38834303" w14:textId="77777777" w:rsidR="004A57E6" w:rsidRDefault="001E545B" w:rsidP="00734B05">
      <w:pPr>
        <w:pStyle w:val="Heading3"/>
      </w:pPr>
      <w:r>
        <w:t xml:space="preserve">On FCCPS-Specific Context </w:t>
      </w:r>
    </w:p>
    <w:p w14:paraId="1EAE9F49" w14:textId="77777777" w:rsidR="004A57E6" w:rsidRDefault="001E545B">
      <w:pPr>
        <w:numPr>
          <w:ilvl w:val="0"/>
          <w:numId w:val="2"/>
        </w:numPr>
        <w:ind w:left="705" w:hanging="360"/>
      </w:pPr>
      <w:r>
        <w:t xml:space="preserve">Do you have contacts for FCCPS IT or procurement who can share existing DPA templates and the current tool landscape? </w:t>
      </w:r>
    </w:p>
    <w:p w14:paraId="2C217B27" w14:textId="77777777" w:rsidR="004A57E6" w:rsidRDefault="001E545B">
      <w:pPr>
        <w:numPr>
          <w:ilvl w:val="0"/>
          <w:numId w:val="2"/>
        </w:numPr>
        <w:ind w:left="705" w:hanging="360"/>
      </w:pPr>
      <w:proofErr w:type="gramStart"/>
      <w:r>
        <w:t>Are</w:t>
      </w:r>
      <w:proofErr w:type="gramEnd"/>
      <w:r>
        <w:t xml:space="preserve"> there AI tools FCCPS is already using or evaluating that we should use as test cases for the checklist? </w:t>
      </w:r>
    </w:p>
    <w:p w14:paraId="1B7E5386" w14:textId="77777777" w:rsidR="004A57E6" w:rsidRDefault="001E545B">
      <w:pPr>
        <w:numPr>
          <w:ilvl w:val="0"/>
          <w:numId w:val="2"/>
        </w:numPr>
        <w:spacing w:after="186" w:line="250" w:lineRule="auto"/>
        <w:ind w:left="705" w:hanging="360"/>
      </w:pPr>
      <w:r>
        <w:t xml:space="preserve">What’s your sense of the committee’s appetite for the tradeoffs in the decision points? Are there other tradeoffs you think we’re missing? </w:t>
      </w:r>
    </w:p>
    <w:p w14:paraId="5856F2AD" w14:textId="77777777" w:rsidR="004A57E6" w:rsidRDefault="001E545B" w:rsidP="00734B05">
      <w:pPr>
        <w:pStyle w:val="Heading3"/>
      </w:pPr>
      <w:r>
        <w:t xml:space="preserve">On Division of Labor </w:t>
      </w:r>
    </w:p>
    <w:p w14:paraId="1AA8BD21" w14:textId="77777777" w:rsidR="004A57E6" w:rsidRDefault="001E545B">
      <w:pPr>
        <w:numPr>
          <w:ilvl w:val="0"/>
          <w:numId w:val="3"/>
        </w:numPr>
        <w:ind w:left="705" w:hanging="360"/>
      </w:pPr>
      <w:r>
        <w:rPr>
          <w:b/>
        </w:rPr>
        <w:t>My proposal:</w:t>
      </w:r>
      <w:r>
        <w:t xml:space="preserve"> I continue drafting the checklist and risk tiers (building from my AIEIP work), and you review for technical accuracy and FCCPS-specific adjustments. Does that division work for you? </w:t>
      </w:r>
    </w:p>
    <w:p w14:paraId="566C4C24" w14:textId="77777777" w:rsidR="004A57E6" w:rsidRDefault="001E545B">
      <w:pPr>
        <w:numPr>
          <w:ilvl w:val="0"/>
          <w:numId w:val="3"/>
        </w:numPr>
        <w:ind w:left="705" w:hanging="360"/>
      </w:pPr>
      <w:r>
        <w:t xml:space="preserve">Can we establish a weekly async rhythm?  </w:t>
      </w:r>
    </w:p>
    <w:p w14:paraId="13B1E0EA" w14:textId="77777777" w:rsidR="004A57E6" w:rsidRDefault="001E545B">
      <w:pPr>
        <w:spacing w:after="1"/>
        <w:ind w:left="715"/>
      </w:pPr>
      <w:r>
        <w:rPr>
          <w:rFonts w:ascii="Arial" w:eastAsia="Arial" w:hAnsi="Arial"/>
          <w:sz w:val="22"/>
          <w:rPrChange w:id="348" w:author="Jillian Burke" w:date="2026-02-14T15:17:00Z" w16du:dateUtc="2026-02-14T20:17:00Z">
            <w:rPr>
              <w:rFonts w:eastAsia="Arial"/>
            </w:rPr>
          </w:rPrChange>
        </w:rPr>
        <w:t>1</w:t>
      </w:r>
      <w:r>
        <w:t>) Review cadence:</w:t>
      </w:r>
      <w:del w:id="349" w:author="John Black" w:date="2026-02-14T15:17:00Z" w16du:dateUtc="2026-02-14T20:17:00Z">
        <w:r>
          <w:rPr>
            <w:rFonts w:ascii="Arial" w:eastAsia="Arial" w:hAnsi="Arial" w:cs="Arial"/>
            <w:sz w:val="22"/>
          </w:rPr>
          <w:delText xml:space="preserve">. </w:delText>
        </w:r>
        <w:r>
          <w:rPr>
            <w:b/>
          </w:rPr>
          <w:delText>My proposal:</w:delText>
        </w:r>
        <w:r>
          <w:rPr>
            <w:rFonts w:ascii="Arial" w:eastAsia="Arial" w:hAnsi="Arial" w:cs="Arial"/>
            <w:b/>
            <w:sz w:val="22"/>
          </w:rPr>
          <w:delText xml:space="preserve"> </w:delText>
        </w:r>
        <w:r>
          <w:delText>I plan to continue drafting the checklist and risk tiers (building from my AIEIP work) and would like you to review for technical accuracy and FCCPS-specific adjustments.</w:delText>
        </w:r>
      </w:del>
      <w:r>
        <w:t xml:space="preserve"> Are there certain days that work best for you to review or collaborate</w:t>
      </w:r>
      <w:del w:id="350" w:author="Jillian Burke" w:date="2026-02-14T15:17:00Z" w16du:dateUtc="2026-02-14T20:17:00Z">
        <w:r>
          <w:delText xml:space="preserve"> (e.g., a 24–48 hour turnaround on a draft drop each week)?</w:delText>
        </w:r>
      </w:del>
      <w:ins w:id="351" w:author="Jillian Burke" w:date="2026-02-14T15:17:00Z" w16du:dateUtc="2026-02-14T20:17:00Z">
        <w:r>
          <w:t xml:space="preserve">? Please let me know your preferred days. </w:t>
        </w:r>
        <w:r>
          <w:rPr>
            <w:rFonts w:ascii="Arial" w:eastAsia="Arial" w:hAnsi="Arial" w:cs="Arial"/>
            <w:sz w:val="22"/>
          </w:rPr>
          <w:t xml:space="preserve"> </w:t>
        </w:r>
      </w:ins>
    </w:p>
    <w:p w14:paraId="2A0E30B3" w14:textId="77777777" w:rsidR="004A57E6" w:rsidRDefault="001E545B">
      <w:pPr>
        <w:spacing w:after="266" w:line="250" w:lineRule="auto"/>
        <w:ind w:left="370" w:hanging="10"/>
      </w:pPr>
      <w:del w:id="352" w:author="Jillian Burke" w:date="2026-02-14T15:17:00Z" w16du:dateUtc="2026-02-14T20:17:00Z">
        <w:r>
          <w:delText>2) Ownership:</w:delText>
        </w:r>
      </w:del>
      <w:ins w:id="353" w:author="Jillian Burke" w:date="2026-02-14T15:17:00Z" w16du:dateUtc="2026-02-14T20:17:00Z">
        <w:r>
          <w:rPr>
            <w:b/>
          </w:rPr>
          <w:t>3.</w:t>
        </w:r>
      </w:ins>
      <w:r>
        <w:rPr>
          <w:rFonts w:ascii="Arial" w:eastAsia="Arial" w:hAnsi="Arial"/>
          <w:b/>
          <w:rPrChange w:id="354" w:author="Jillian Burke" w:date="2026-02-14T15:17:00Z" w16du:dateUtc="2026-02-14T20:17:00Z">
            <w:rPr>
              <w:rFonts w:eastAsia="Arial"/>
            </w:rPr>
          </w:rPrChange>
        </w:rPr>
        <w:t xml:space="preserve"> </w:t>
      </w:r>
      <w:r>
        <w:t>Are there specific sections you’d like to own or contribute to directly?</w:t>
      </w:r>
      <w:ins w:id="355" w:author="Jillian Burke" w:date="2026-02-14T15:17:00Z" w16du:dateUtc="2026-02-14T20:17:00Z">
        <w:r>
          <w:t xml:space="preserve"> </w:t>
        </w:r>
      </w:ins>
    </w:p>
    <w:p w14:paraId="7D6F05A3" w14:textId="77777777" w:rsidR="004A57E6" w:rsidRPr="00734B05" w:rsidRDefault="001E545B" w:rsidP="00734B05">
      <w:pPr>
        <w:pStyle w:val="Heading1"/>
      </w:pPr>
      <w:r w:rsidRPr="00734B05">
        <w:t xml:space="preserve">Source: AIEIP Framework </w:t>
      </w:r>
    </w:p>
    <w:p w14:paraId="27382A6A" w14:textId="77777777" w:rsidR="004A57E6" w:rsidRDefault="001E545B">
      <w:pPr>
        <w:spacing w:after="136"/>
        <w:ind w:left="0" w:firstLine="0"/>
      </w:pPr>
      <w:r>
        <w:t xml:space="preserve">The frameworks in this document draw from my doctoral capstone, the Artificial Intelligence Ethical Integration Program (AIEIP), developed at Simmons University. AIEIP establishes a comprehensive ethical and compliant framework for AI in special education settings, grounded in: </w:t>
      </w:r>
    </w:p>
    <w:p w14:paraId="30BFE313" w14:textId="77777777" w:rsidR="004A57E6" w:rsidRDefault="001E545B">
      <w:pPr>
        <w:numPr>
          <w:ilvl w:val="0"/>
          <w:numId w:val="4"/>
        </w:numPr>
        <w:spacing w:after="17"/>
        <w:ind w:left="705" w:hanging="360"/>
      </w:pPr>
      <w:r>
        <w:rPr>
          <w:b/>
        </w:rPr>
        <w:t>DEIPAR Framework</w:t>
      </w:r>
      <w:r>
        <w:t xml:space="preserve"> (Diversity, Equity, Intersectionality, Power, and Anti-Racism) — ensures that social justice remains central to AI governance. I understand we may not be able to display this with our current administration, and it can be adaptable with the FCCPS vision and mission</w:t>
      </w:r>
      <w:r>
        <w:rPr>
          <w:b/>
        </w:rPr>
        <w:t xml:space="preserve">. </w:t>
      </w:r>
    </w:p>
    <w:p w14:paraId="4C771D14" w14:textId="77777777" w:rsidR="004A57E6" w:rsidRDefault="001E545B">
      <w:pPr>
        <w:numPr>
          <w:ilvl w:val="0"/>
          <w:numId w:val="4"/>
        </w:numPr>
        <w:spacing w:after="17"/>
        <w:ind w:left="705" w:hanging="360"/>
      </w:pPr>
      <w:r>
        <w:rPr>
          <w:b/>
        </w:rPr>
        <w:t xml:space="preserve">Diffusion of Innovations Theory </w:t>
      </w:r>
      <w:r>
        <w:t xml:space="preserve">— guiding phased implementation and </w:t>
      </w:r>
      <w:proofErr w:type="gramStart"/>
      <w:r>
        <w:t>adoption strategies</w:t>
      </w:r>
      <w:proofErr w:type="gramEnd"/>
      <w:r>
        <w:rPr>
          <w:b/>
        </w:rPr>
        <w:t xml:space="preserve"> </w:t>
      </w:r>
    </w:p>
    <w:p w14:paraId="10A3658E" w14:textId="77777777" w:rsidR="004A57E6" w:rsidRDefault="001E545B">
      <w:pPr>
        <w:numPr>
          <w:ilvl w:val="0"/>
          <w:numId w:val="4"/>
        </w:numPr>
        <w:spacing w:after="22"/>
        <w:ind w:left="705" w:hanging="360"/>
      </w:pPr>
      <w:r>
        <w:rPr>
          <w:b/>
        </w:rPr>
        <w:t xml:space="preserve">FERPA, IDEA, and Section 504 compliance protocols </w:t>
      </w:r>
      <w:r>
        <w:t>— translated into actionable guidelines for educators</w:t>
      </w:r>
      <w:r>
        <w:rPr>
          <w:b/>
        </w:rPr>
        <w:t xml:space="preserve"> </w:t>
      </w:r>
    </w:p>
    <w:p w14:paraId="677BB188" w14:textId="77777777" w:rsidR="004A57E6" w:rsidRDefault="001E545B">
      <w:pPr>
        <w:numPr>
          <w:ilvl w:val="0"/>
          <w:numId w:val="4"/>
        </w:numPr>
        <w:ind w:left="705" w:hanging="360"/>
      </w:pPr>
      <w:r>
        <w:rPr>
          <w:b/>
        </w:rPr>
        <w:t xml:space="preserve">AI Bias Audit methodology </w:t>
      </w:r>
      <w:r>
        <w:t>— routine assessment processes for identifying disparities in AI-driven decisions</w:t>
      </w:r>
      <w:r>
        <w:rPr>
          <w:b/>
        </w:rPr>
        <w:t xml:space="preserve"> </w:t>
      </w:r>
    </w:p>
    <w:sectPr w:rsidR="004A57E6" w:rsidSect="00734B05">
      <w:headerReference w:type="default" r:id="rId8"/>
      <w:footerReference w:type="default" r:id="rId9"/>
      <w:pgSz w:w="12240" w:h="15840"/>
      <w:pgMar w:top="1442" w:right="1454" w:bottom="1467"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F9B80" w14:textId="77777777" w:rsidR="00792100" w:rsidRDefault="00792100" w:rsidP="00734B05">
      <w:pPr>
        <w:spacing w:after="0" w:line="240" w:lineRule="auto"/>
      </w:pPr>
      <w:r>
        <w:separator/>
      </w:r>
    </w:p>
  </w:endnote>
  <w:endnote w:type="continuationSeparator" w:id="0">
    <w:p w14:paraId="508AB486" w14:textId="77777777" w:rsidR="00792100" w:rsidRDefault="00792100" w:rsidP="00734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647360"/>
      <w:docPartObj>
        <w:docPartGallery w:val="Page Numbers (Bottom of Page)"/>
        <w:docPartUnique/>
      </w:docPartObj>
    </w:sdtPr>
    <w:sdtEndPr>
      <w:rPr>
        <w:noProof/>
      </w:rPr>
    </w:sdtEndPr>
    <w:sdtContent>
      <w:p w14:paraId="23E75C02" w14:textId="3BDD2E62" w:rsidR="00734B05" w:rsidRDefault="00734B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4F35A9" w14:textId="77777777" w:rsidR="00734B05" w:rsidRDefault="00734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F73F7" w14:textId="77777777" w:rsidR="00792100" w:rsidRDefault="00792100" w:rsidP="00734B05">
      <w:pPr>
        <w:spacing w:after="0" w:line="240" w:lineRule="auto"/>
      </w:pPr>
      <w:r>
        <w:separator/>
      </w:r>
    </w:p>
  </w:footnote>
  <w:footnote w:type="continuationSeparator" w:id="0">
    <w:p w14:paraId="456B49C2" w14:textId="77777777" w:rsidR="00792100" w:rsidRDefault="00792100" w:rsidP="00734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69D1" w14:textId="77777777" w:rsidR="00C15DAA" w:rsidRDefault="00C15D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4463"/>
    <w:multiLevelType w:val="hybridMultilevel"/>
    <w:tmpl w:val="B0C28FF8"/>
    <w:lvl w:ilvl="0" w:tplc="85CA0556">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A8EE0">
      <w:start w:val="1"/>
      <w:numFmt w:val="bullet"/>
      <w:lvlText w:val="o"/>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67742">
      <w:start w:val="1"/>
      <w:numFmt w:val="bullet"/>
      <w:lvlText w:val="▪"/>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42FEA">
      <w:start w:val="1"/>
      <w:numFmt w:val="bullet"/>
      <w:lvlText w:val="•"/>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6A2F8">
      <w:start w:val="1"/>
      <w:numFmt w:val="bullet"/>
      <w:lvlText w:val="o"/>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A9358">
      <w:start w:val="1"/>
      <w:numFmt w:val="bullet"/>
      <w:lvlText w:val="▪"/>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E2ED2">
      <w:start w:val="1"/>
      <w:numFmt w:val="bullet"/>
      <w:lvlText w:val="•"/>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A076B6">
      <w:start w:val="1"/>
      <w:numFmt w:val="bullet"/>
      <w:lvlText w:val="o"/>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8027E8">
      <w:start w:val="1"/>
      <w:numFmt w:val="bullet"/>
      <w:lvlText w:val="▪"/>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4D5FBC"/>
    <w:multiLevelType w:val="hybridMultilevel"/>
    <w:tmpl w:val="090A1588"/>
    <w:lvl w:ilvl="0" w:tplc="41281EA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2F38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E01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A31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4CB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8A19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02D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871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060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D47C25"/>
    <w:multiLevelType w:val="hybridMultilevel"/>
    <w:tmpl w:val="EF78885A"/>
    <w:lvl w:ilvl="0" w:tplc="607C109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38C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C4C8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6E77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AAB70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E609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A69D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9CE7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7052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A5305B"/>
    <w:multiLevelType w:val="hybridMultilevel"/>
    <w:tmpl w:val="B7389376"/>
    <w:lvl w:ilvl="0" w:tplc="A302F178">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6E8BA">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02B9B8">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60A12">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00FF96">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862DC">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EC248">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291EE">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2B21C">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4860CDD"/>
    <w:multiLevelType w:val="hybridMultilevel"/>
    <w:tmpl w:val="6ECC1C28"/>
    <w:lvl w:ilvl="0" w:tplc="9F90C54C">
      <w:start w:val="1"/>
      <w:numFmt w:val="bullet"/>
      <w:lvlText w:val="•"/>
      <w:lvlJc w:val="left"/>
      <w:pPr>
        <w:ind w:left="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C145E">
      <w:start w:val="1"/>
      <w:numFmt w:val="bullet"/>
      <w:lvlText w:val="o"/>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C84C4">
      <w:start w:val="1"/>
      <w:numFmt w:val="bullet"/>
      <w:lvlText w:val="▪"/>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223CE">
      <w:start w:val="1"/>
      <w:numFmt w:val="bullet"/>
      <w:lvlText w:val="•"/>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0D3D6">
      <w:start w:val="1"/>
      <w:numFmt w:val="bullet"/>
      <w:lvlText w:val="o"/>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8DF22">
      <w:start w:val="1"/>
      <w:numFmt w:val="bullet"/>
      <w:lvlText w:val="▪"/>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0B494">
      <w:start w:val="1"/>
      <w:numFmt w:val="bullet"/>
      <w:lvlText w:val="•"/>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683F2">
      <w:start w:val="1"/>
      <w:numFmt w:val="bullet"/>
      <w:lvlText w:val="o"/>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EC477A">
      <w:start w:val="1"/>
      <w:numFmt w:val="bullet"/>
      <w:lvlText w:val="▪"/>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002A2B"/>
    <w:multiLevelType w:val="hybridMultilevel"/>
    <w:tmpl w:val="FC807F34"/>
    <w:lvl w:ilvl="0" w:tplc="86560EF8">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36E96E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A06408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BF0A1E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BA1BE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D0583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FE8A16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CEA097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18CF2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FC3B2E"/>
    <w:multiLevelType w:val="hybridMultilevel"/>
    <w:tmpl w:val="D9869E66"/>
    <w:lvl w:ilvl="0" w:tplc="3454FD6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0EB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722C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9C70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C87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AFF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EA3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B21F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2AA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04307B"/>
    <w:multiLevelType w:val="hybridMultilevel"/>
    <w:tmpl w:val="5C186C54"/>
    <w:lvl w:ilvl="0" w:tplc="3FD68040">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20FB4">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A0450">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8FEE8">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05E5E">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2401A">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6A91C">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000E0C">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05652">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4B93FB3"/>
    <w:multiLevelType w:val="hybridMultilevel"/>
    <w:tmpl w:val="0FACA312"/>
    <w:lvl w:ilvl="0" w:tplc="7BE0A4CC">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0FBD8">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0DA08">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0AC36">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0E89E">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EB41C">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0665C">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861DA">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A07C8">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715B37"/>
    <w:multiLevelType w:val="hybridMultilevel"/>
    <w:tmpl w:val="3E1642A8"/>
    <w:lvl w:ilvl="0" w:tplc="8B6C151A">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A85F0">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A957A">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097F0">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4F038">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AC5D2">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20B26">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82FE6">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0E57A">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0633286">
    <w:abstractNumId w:val="6"/>
  </w:num>
  <w:num w:numId="2" w16cid:durableId="59449061">
    <w:abstractNumId w:val="1"/>
  </w:num>
  <w:num w:numId="3" w16cid:durableId="1032607443">
    <w:abstractNumId w:val="5"/>
  </w:num>
  <w:num w:numId="4" w16cid:durableId="818376770">
    <w:abstractNumId w:val="2"/>
  </w:num>
  <w:num w:numId="5" w16cid:durableId="1681271240">
    <w:abstractNumId w:val="3"/>
  </w:num>
  <w:num w:numId="6" w16cid:durableId="2044549551">
    <w:abstractNumId w:val="7"/>
  </w:num>
  <w:num w:numId="7" w16cid:durableId="1177424417">
    <w:abstractNumId w:val="9"/>
  </w:num>
  <w:num w:numId="8" w16cid:durableId="818838794">
    <w:abstractNumId w:val="8"/>
  </w:num>
  <w:num w:numId="9" w16cid:durableId="2063745758">
    <w:abstractNumId w:val="4"/>
  </w:num>
  <w:num w:numId="10" w16cid:durableId="5497256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Black">
    <w15:presenceInfo w15:providerId="AD" w15:userId="S::john.black@offset3.com::4de22135-7095-403e-8174-c3c48a9c85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7E6"/>
    <w:rsid w:val="00032B36"/>
    <w:rsid w:val="00086B29"/>
    <w:rsid w:val="00092C8E"/>
    <w:rsid w:val="00096935"/>
    <w:rsid w:val="000E4DFD"/>
    <w:rsid w:val="0011389A"/>
    <w:rsid w:val="00192CD3"/>
    <w:rsid w:val="001C2385"/>
    <w:rsid w:val="001E545B"/>
    <w:rsid w:val="001F0945"/>
    <w:rsid w:val="00261FFA"/>
    <w:rsid w:val="00263A60"/>
    <w:rsid w:val="00282D16"/>
    <w:rsid w:val="002D05D3"/>
    <w:rsid w:val="002F45E1"/>
    <w:rsid w:val="003B4F2B"/>
    <w:rsid w:val="003F316F"/>
    <w:rsid w:val="004A57E6"/>
    <w:rsid w:val="004C3BA8"/>
    <w:rsid w:val="00546982"/>
    <w:rsid w:val="006426D0"/>
    <w:rsid w:val="006E2A72"/>
    <w:rsid w:val="006F6562"/>
    <w:rsid w:val="00734B05"/>
    <w:rsid w:val="00761E68"/>
    <w:rsid w:val="00792100"/>
    <w:rsid w:val="009D4DA1"/>
    <w:rsid w:val="00A7258C"/>
    <w:rsid w:val="00AE1470"/>
    <w:rsid w:val="00C15DAA"/>
    <w:rsid w:val="00C17242"/>
    <w:rsid w:val="00C47D2B"/>
    <w:rsid w:val="00CD2FB3"/>
    <w:rsid w:val="00D570B1"/>
    <w:rsid w:val="00DD2852"/>
    <w:rsid w:val="00E46AC6"/>
    <w:rsid w:val="00E52220"/>
    <w:rsid w:val="00E64948"/>
    <w:rsid w:val="00E97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A114"/>
  <w15:docId w15:val="{2BCA5474-F598-4DA2-BB67-94239CC2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5" w:line="248" w:lineRule="auto"/>
      <w:ind w:left="376" w:hanging="370"/>
    </w:pPr>
    <w:rPr>
      <w:rFonts w:ascii="Times New Roman" w:eastAsia="Times New Roman" w:hAnsi="Times New Roman" w:cs="Times New Roman"/>
      <w:color w:val="000000"/>
    </w:rPr>
  </w:style>
  <w:style w:type="paragraph" w:styleId="Heading1">
    <w:name w:val="heading 1"/>
    <w:next w:val="Normal"/>
    <w:link w:val="Heading1Char"/>
    <w:uiPriority w:val="9"/>
    <w:qFormat/>
    <w:rsid w:val="00734B05"/>
    <w:pPr>
      <w:keepNext/>
      <w:keepLines/>
      <w:spacing w:after="132" w:line="259" w:lineRule="auto"/>
      <w:ind w:left="-5" w:hanging="10"/>
      <w:jc w:val="center"/>
      <w:outlineLvl w:val="0"/>
    </w:pPr>
    <w:rPr>
      <w:rFonts w:ascii="Times New Roman" w:eastAsia="Times New Roman" w:hAnsi="Times New Roman" w:cs="Times New Roman"/>
      <w:b/>
      <w:color w:val="000000"/>
    </w:rPr>
  </w:style>
  <w:style w:type="paragraph" w:styleId="Heading2">
    <w:name w:val="heading 2"/>
    <w:basedOn w:val="Heading1"/>
    <w:next w:val="Normal"/>
    <w:link w:val="Heading2Char"/>
    <w:uiPriority w:val="9"/>
    <w:unhideWhenUsed/>
    <w:qFormat/>
    <w:rsid w:val="00734B05"/>
    <w:pPr>
      <w:spacing w:before="360"/>
      <w:ind w:left="0" w:hanging="14"/>
      <w:jc w:val="left"/>
      <w:outlineLvl w:val="1"/>
    </w:pPr>
  </w:style>
  <w:style w:type="paragraph" w:styleId="Heading3">
    <w:name w:val="heading 3"/>
    <w:basedOn w:val="Heading2"/>
    <w:next w:val="Normal"/>
    <w:link w:val="Heading3Char"/>
    <w:uiPriority w:val="9"/>
    <w:unhideWhenUsed/>
    <w:qFormat/>
    <w:rsid w:val="00734B05"/>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34B05"/>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34B05"/>
    <w:rPr>
      <w:rFonts w:ascii="Times New Roman" w:eastAsia="Times New Roman" w:hAnsi="Times New Roman" w:cs="Times New Roman"/>
      <w:b/>
      <w:color w:val="000000"/>
    </w:rPr>
  </w:style>
  <w:style w:type="character" w:customStyle="1" w:styleId="Heading3Char">
    <w:name w:val="Heading 3 Char"/>
    <w:basedOn w:val="DefaultParagraphFont"/>
    <w:link w:val="Heading3"/>
    <w:uiPriority w:val="9"/>
    <w:rsid w:val="00734B05"/>
    <w:rPr>
      <w:rFonts w:ascii="Times New Roman" w:eastAsia="Times New Roman" w:hAnsi="Times New Roman" w:cs="Times New Roman"/>
      <w:b/>
      <w:color w:val="000000"/>
    </w:rPr>
  </w:style>
  <w:style w:type="paragraph" w:styleId="Title">
    <w:name w:val="Title"/>
    <w:basedOn w:val="Normal"/>
    <w:next w:val="Normal"/>
    <w:link w:val="TitleChar"/>
    <w:uiPriority w:val="10"/>
    <w:qFormat/>
    <w:rsid w:val="00734B05"/>
    <w:pPr>
      <w:spacing w:after="0" w:line="240" w:lineRule="auto"/>
      <w:contextualSpacing/>
      <w:jc w:val="center"/>
    </w:pPr>
    <w:rPr>
      <w:rFonts w:asciiTheme="majorHAnsi" w:eastAsiaTheme="majorEastAsia" w:hAnsiTheme="majorHAnsi" w:cstheme="majorBidi"/>
      <w:color w:val="auto"/>
      <w:spacing w:val="-10"/>
      <w:kern w:val="28"/>
      <w:sz w:val="44"/>
      <w:szCs w:val="44"/>
    </w:rPr>
  </w:style>
  <w:style w:type="character" w:customStyle="1" w:styleId="TitleChar">
    <w:name w:val="Title Char"/>
    <w:basedOn w:val="DefaultParagraphFont"/>
    <w:link w:val="Title"/>
    <w:uiPriority w:val="10"/>
    <w:rsid w:val="00734B05"/>
    <w:rPr>
      <w:rFonts w:asciiTheme="majorHAnsi" w:eastAsiaTheme="majorEastAsia" w:hAnsiTheme="majorHAnsi" w:cstheme="majorBidi"/>
      <w:spacing w:val="-10"/>
      <w:kern w:val="28"/>
      <w:sz w:val="44"/>
      <w:szCs w:val="44"/>
    </w:rPr>
  </w:style>
  <w:style w:type="paragraph" w:styleId="Subtitle">
    <w:name w:val="Subtitle"/>
    <w:basedOn w:val="Normal"/>
    <w:next w:val="Normal"/>
    <w:link w:val="SubtitleChar"/>
    <w:uiPriority w:val="11"/>
    <w:qFormat/>
    <w:rsid w:val="00734B05"/>
    <w:pPr>
      <w:numPr>
        <w:ilvl w:val="1"/>
      </w:numPr>
      <w:spacing w:after="160"/>
      <w:ind w:left="376" w:hanging="37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34B05"/>
    <w:rPr>
      <w:color w:val="5A5A5A" w:themeColor="text1" w:themeTint="A5"/>
      <w:spacing w:val="15"/>
      <w:sz w:val="22"/>
      <w:szCs w:val="22"/>
    </w:rPr>
  </w:style>
  <w:style w:type="paragraph" w:styleId="Header">
    <w:name w:val="header"/>
    <w:basedOn w:val="Normal"/>
    <w:link w:val="HeaderChar"/>
    <w:uiPriority w:val="99"/>
    <w:unhideWhenUsed/>
    <w:rsid w:val="00734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B05"/>
    <w:rPr>
      <w:rFonts w:ascii="Times New Roman" w:eastAsia="Times New Roman" w:hAnsi="Times New Roman" w:cs="Times New Roman"/>
      <w:color w:val="000000"/>
    </w:rPr>
  </w:style>
  <w:style w:type="paragraph" w:styleId="Footer">
    <w:name w:val="footer"/>
    <w:basedOn w:val="Normal"/>
    <w:link w:val="FooterChar"/>
    <w:uiPriority w:val="99"/>
    <w:unhideWhenUsed/>
    <w:rsid w:val="00734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B05"/>
    <w:rPr>
      <w:rFonts w:ascii="Times New Roman" w:eastAsia="Times New Roman" w:hAnsi="Times New Roman" w:cs="Times New Roman"/>
      <w:color w:val="000000"/>
    </w:rPr>
  </w:style>
  <w:style w:type="paragraph" w:styleId="Revision">
    <w:name w:val="Revision"/>
    <w:hidden/>
    <w:uiPriority w:val="99"/>
    <w:semiHidden/>
    <w:rsid w:val="001C2385"/>
    <w:pPr>
      <w:spacing w:after="0" w:line="240" w:lineRule="auto"/>
    </w:pPr>
    <w:rPr>
      <w:rFonts w:ascii="Times New Roman" w:eastAsia="Times New Roman" w:hAnsi="Times New Roman" w:cs="Times New Roman"/>
      <w:color w:val="000000"/>
    </w:rPr>
  </w:style>
  <w:style w:type="paragraph" w:styleId="ListParagraph">
    <w:name w:val="List Paragraph"/>
    <w:basedOn w:val="Normal"/>
    <w:uiPriority w:val="34"/>
    <w:qFormat/>
    <w:rsid w:val="00D570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37576-7205-4D34-AB82-1DDAE422F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2803</Words>
  <Characters>17130</Characters>
  <Application>Microsoft Office Word</Application>
  <DocSecurity>0</DocSecurity>
  <Lines>535</Lines>
  <Paragraphs>297</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Purpose of This Document</vt:lpstr>
      <vt:lpstr>    Risk Tier Framework </vt:lpstr>
      <vt:lpstr>        Escalation Rules (applies to all tiers):</vt:lpstr>
      <vt:lpstr>    Deliverable 2: Procurement / Governance Decision Checklist </vt:lpstr>
      <vt:lpstr>        Step 1: Classify the Tool </vt:lpstr>
      <vt:lpstr>        Step 2: Verify Before Adoption </vt:lpstr>
      <vt:lpstr>    Deliverable 3: Top Risks, Mitigations &amp; Suggested Owners </vt:lpstr>
      <vt:lpstr>Meeting 4 Readiness Checklist </vt:lpstr>
      <vt:lpstr>    3 Non-Negotiable Constraints / Guardrails </vt:lpstr>
      <vt:lpstr>    3 Decision Points / Tradeoffs for Committee Resolution </vt:lpstr>
      <vt:lpstr>    Dependencies from Other Workstreams &amp; FCCPS Staff </vt:lpstr>
      <vt:lpstr>        Discussion Questions for Co-Lead Check-In </vt:lpstr>
      <vt:lpstr>        On Structure &amp; Scope </vt:lpstr>
      <vt:lpstr>        On FCCPS-Specific Context </vt:lpstr>
      <vt:lpstr>        On Division of Labor </vt:lpstr>
      <vt:lpstr>Source: AIEIP Framework </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John Black</cp:lastModifiedBy>
  <cp:revision>23</cp:revision>
  <dcterms:created xsi:type="dcterms:W3CDTF">2026-02-14T19:48:00Z</dcterms:created>
  <dcterms:modified xsi:type="dcterms:W3CDTF">2026-02-14T21:18:00Z</dcterms:modified>
</cp:coreProperties>
</file>