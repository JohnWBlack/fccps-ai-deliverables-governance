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488A7" w14:textId="77777777" w:rsidR="004A57E6" w:rsidRDefault="001E545B">
      <w:pPr>
        <w:spacing w:after="0" w:line="259" w:lineRule="auto"/>
        <w:ind w:left="0" w:firstLine="0"/>
      </w:pPr>
      <w:r>
        <w:t xml:space="preserve"> </w:t>
      </w:r>
    </w:p>
    <w:p w14:paraId="0E3B1975" w14:textId="3BD5FA62" w:rsidR="004A57E6" w:rsidRPr="00734B05" w:rsidRDefault="001E545B" w:rsidP="00734B05">
      <w:pPr>
        <w:pStyle w:val="Title"/>
      </w:pPr>
      <w:r w:rsidRPr="00734B05">
        <w:t>WS-DPS: DATA PRIVACY / SECURITY / GOVERNANCE</w:t>
      </w:r>
    </w:p>
    <w:p w14:paraId="0C4C461E" w14:textId="1AF345DD" w:rsidR="004A57E6" w:rsidRPr="00734B05" w:rsidRDefault="001E545B" w:rsidP="00734B05">
      <w:pPr>
        <w:pStyle w:val="Title"/>
      </w:pPr>
      <w:r w:rsidRPr="00734B05">
        <w:t>Draft Deliverables for Meeting 4 Convergence Gate</w:t>
      </w:r>
    </w:p>
    <w:p w14:paraId="6590500F" w14:textId="77777777" w:rsidR="00734B05" w:rsidRDefault="00734B05" w:rsidP="00734B05">
      <w:pPr>
        <w:pStyle w:val="Subtitle"/>
        <w:spacing w:after="0" w:line="247" w:lineRule="auto"/>
        <w:ind w:left="374" w:hanging="374"/>
      </w:pPr>
    </w:p>
    <w:p w14:paraId="652AB19B" w14:textId="3C88C23C" w:rsidR="004A57E6" w:rsidRDefault="001E545B" w:rsidP="00734B05">
      <w:pPr>
        <w:pStyle w:val="Subtitle"/>
        <w:spacing w:after="0" w:line="247" w:lineRule="auto"/>
        <w:ind w:left="374" w:hanging="374"/>
      </w:pPr>
      <w:r>
        <w:t xml:space="preserve">Prepared by Jillian Burkley for John Black </w:t>
      </w:r>
    </w:p>
    <w:p w14:paraId="31EC76CE" w14:textId="77777777" w:rsidR="004A57E6" w:rsidRDefault="001E545B" w:rsidP="00734B05">
      <w:pPr>
        <w:pStyle w:val="Subtitle"/>
        <w:spacing w:after="0" w:line="247" w:lineRule="auto"/>
        <w:ind w:left="374" w:hanging="374"/>
      </w:pPr>
      <w:r>
        <w:t xml:space="preserve">FCCPS AI in Schools Ad Hoc Advisory Committee </w:t>
      </w:r>
    </w:p>
    <w:p w14:paraId="57967B1A" w14:textId="77777777" w:rsidR="004A57E6" w:rsidRDefault="001E545B" w:rsidP="00734B05">
      <w:pPr>
        <w:pStyle w:val="Subtitle"/>
        <w:spacing w:after="0" w:line="247" w:lineRule="auto"/>
        <w:ind w:left="374" w:hanging="374"/>
      </w:pPr>
      <w:r>
        <w:t xml:space="preserve">February 2026 </w:t>
      </w:r>
      <w:r>
        <w:rPr>
          <w:rFonts w:ascii="Times New Roman" w:eastAsia="Times New Roman" w:hAnsi="Times New Roman" w:cs="Times New Roman"/>
        </w:rPr>
        <w:t>—</w:t>
      </w:r>
      <w:r>
        <w:t xml:space="preserve"> DRAFT v0.1 for Co-Lead Review </w:t>
      </w:r>
    </w:p>
    <w:p w14:paraId="42FD6C1D" w14:textId="77777777" w:rsidR="004A57E6" w:rsidRDefault="001E545B">
      <w:pPr>
        <w:spacing w:after="0" w:line="259" w:lineRule="auto"/>
        <w:ind w:left="0" w:firstLine="0"/>
      </w:pPr>
      <w:r>
        <w:t xml:space="preserve"> </w:t>
      </w:r>
    </w:p>
    <w:p w14:paraId="0F295BF2" w14:textId="66AA7338" w:rsidR="004A57E6" w:rsidRPr="00734B05" w:rsidRDefault="001E545B" w:rsidP="00734B05">
      <w:pPr>
        <w:pStyle w:val="Heading1"/>
      </w:pPr>
      <w:r w:rsidRPr="00734B05">
        <w:t>Purpose of This Document</w:t>
      </w:r>
    </w:p>
    <w:p w14:paraId="40B90A5C" w14:textId="77777777" w:rsidR="004A57E6" w:rsidRDefault="001E545B">
      <w:pPr>
        <w:spacing w:after="0" w:line="259" w:lineRule="auto"/>
        <w:ind w:left="0" w:firstLine="0"/>
      </w:pPr>
      <w:r>
        <w:t xml:space="preserve"> </w:t>
      </w:r>
    </w:p>
    <w:p w14:paraId="15CF5526" w14:textId="77777777" w:rsidR="004A57E6" w:rsidRDefault="001E545B">
      <w:pPr>
        <w:ind w:left="0" w:firstLine="0"/>
      </w:pPr>
      <w:r>
        <w:t xml:space="preserve">This package includes draft versions of all three WS-DPS deliverables required for the March 6 convergence gate, along with the readiness checklist. It draws on frameworks from my doctoral capstone (AIEIP), adapted for the FCCPS context. Everything here is a starting point for our </w:t>
      </w:r>
      <w:proofErr w:type="spellStart"/>
      <w:r>
        <w:t>colead</w:t>
      </w:r>
      <w:proofErr w:type="spellEnd"/>
      <w:r>
        <w:t xml:space="preserve"> discussion — I want your input on structure, scope, and FCCPS-specific adjustments before we finalize. </w:t>
      </w:r>
    </w:p>
    <w:p w14:paraId="4E025198" w14:textId="77777777" w:rsidR="004A57E6" w:rsidRDefault="001E545B">
      <w:pPr>
        <w:spacing w:after="175" w:line="259" w:lineRule="auto"/>
        <w:ind w:left="-5" w:hanging="10"/>
      </w:pPr>
      <w:r>
        <w:rPr>
          <w:b/>
        </w:rPr>
        <w:t xml:space="preserve">Deliverable 1: AI Tool / Data Risk Categories </w:t>
      </w:r>
    </w:p>
    <w:p w14:paraId="4A01164D" w14:textId="77777777" w:rsidR="004A57E6" w:rsidRDefault="001E545B">
      <w:pPr>
        <w:spacing w:after="105"/>
        <w:ind w:left="0" w:firstLine="0"/>
      </w:pPr>
      <w:r>
        <w:t xml:space="preserve">Requirement: "Tool/data risk categories (plain language) + minimum requirements by category" </w:t>
      </w:r>
    </w:p>
    <w:p w14:paraId="26C158E6" w14:textId="77777777" w:rsidR="004A57E6" w:rsidRDefault="001E545B">
      <w:pPr>
        <w:spacing w:after="256" w:line="259" w:lineRule="auto"/>
        <w:ind w:left="0" w:firstLine="0"/>
      </w:pPr>
      <w:del w:id="0" w:author="John Black" w:date="2026-02-14T15:15:00Z" w16du:dateUtc="2026-02-14T20:15:00Z">
        <w:r w:rsidDel="00761E68">
          <w:delText xml:space="preserve"> </w:delText>
        </w:r>
      </w:del>
    </w:p>
    <w:p w14:paraId="627C299F" w14:textId="77777777" w:rsidR="004A57E6" w:rsidRPr="00734B05" w:rsidRDefault="001E545B" w:rsidP="00734B05">
      <w:pPr>
        <w:pStyle w:val="Heading2"/>
      </w:pPr>
      <w:r w:rsidRPr="00734B05">
        <w:t xml:space="preserve">Risk Tier Framework </w:t>
      </w:r>
    </w:p>
    <w:p w14:paraId="5055B032" w14:textId="77777777" w:rsidR="004A57E6" w:rsidRDefault="001E545B">
      <w:pPr>
        <w:spacing w:after="102"/>
        <w:ind w:left="0" w:firstLine="0"/>
      </w:pPr>
      <w:r>
        <w:t xml:space="preserve">Every AI tool used in FCCPS classrooms or operations would be classified into one of three tiers based on how it handles student data. Each tier triggers a different level of review and approval. </w:t>
      </w:r>
    </w:p>
    <w:p w14:paraId="02555C8A" w14:textId="77777777" w:rsidR="004A57E6" w:rsidRDefault="001E545B">
      <w:pPr>
        <w:spacing w:after="0" w:line="259" w:lineRule="auto"/>
        <w:ind w:left="0" w:firstLine="0"/>
      </w:pPr>
      <w:r>
        <w:t xml:space="preserve"> </w:t>
      </w:r>
    </w:p>
    <w:tbl>
      <w:tblPr>
        <w:tblStyle w:val="TableGrid"/>
        <w:tblW w:w="9364" w:type="dxa"/>
        <w:tblInd w:w="-2" w:type="dxa"/>
        <w:tblCellMar>
          <w:left w:w="122" w:type="dxa"/>
          <w:right w:w="115" w:type="dxa"/>
        </w:tblCellMar>
        <w:tblLook w:val="04A0" w:firstRow="1" w:lastRow="0" w:firstColumn="1" w:lastColumn="0" w:noHBand="0" w:noVBand="1"/>
      </w:tblPr>
      <w:tblGrid>
        <w:gridCol w:w="9364"/>
      </w:tblGrid>
      <w:tr w:rsidR="004A57E6" w14:paraId="41715ED8" w14:textId="77777777">
        <w:trPr>
          <w:trHeight w:val="3643"/>
        </w:trPr>
        <w:tc>
          <w:tcPr>
            <w:tcW w:w="9364" w:type="dxa"/>
            <w:tcBorders>
              <w:top w:val="single" w:sz="6" w:space="0" w:color="27AE60"/>
              <w:left w:val="single" w:sz="2" w:space="0" w:color="CCCCCC"/>
              <w:bottom w:val="single" w:sz="2" w:space="0" w:color="CCCCCC"/>
              <w:right w:val="single" w:sz="2" w:space="0" w:color="CCCCCC"/>
            </w:tcBorders>
            <w:shd w:val="clear" w:color="auto" w:fill="E6F4EA"/>
            <w:vAlign w:val="center"/>
          </w:tcPr>
          <w:p w14:paraId="1FCBBC9A" w14:textId="77777777" w:rsidR="004A57E6" w:rsidRDefault="001E545B">
            <w:pPr>
              <w:spacing w:after="51" w:line="259" w:lineRule="auto"/>
              <w:ind w:left="0" w:firstLine="0"/>
            </w:pPr>
            <w:r>
              <w:rPr>
                <w:b/>
              </w:rPr>
              <w:t>TIER 1 — LOW RISK: No Student Data</w:t>
            </w:r>
            <w:r>
              <w:t xml:space="preserve"> </w:t>
            </w:r>
          </w:p>
          <w:p w14:paraId="660F28B3" w14:textId="77777777" w:rsidR="004A57E6" w:rsidRDefault="001E545B">
            <w:pPr>
              <w:spacing w:after="53" w:line="241" w:lineRule="auto"/>
              <w:ind w:left="0" w:firstLine="0"/>
            </w:pPr>
            <w:r>
              <w:rPr>
                <w:b/>
              </w:rPr>
              <w:t xml:space="preserve">What </w:t>
            </w:r>
            <w:proofErr w:type="gramStart"/>
            <w:r>
              <w:rPr>
                <w:b/>
              </w:rPr>
              <w:t>this</w:t>
            </w:r>
            <w:proofErr w:type="gramEnd"/>
            <w:r>
              <w:rPr>
                <w:b/>
              </w:rPr>
              <w:t xml:space="preserve"> </w:t>
            </w:r>
            <w:proofErr w:type="gramStart"/>
            <w:r>
              <w:rPr>
                <w:b/>
              </w:rPr>
              <w:t>means</w:t>
            </w:r>
            <w:proofErr w:type="gramEnd"/>
            <w:r>
              <w:rPr>
                <w:b/>
              </w:rPr>
              <w:t xml:space="preserve">: </w:t>
            </w:r>
            <w:r>
              <w:t xml:space="preserve">The tool does not collect, store, or process any student-identifiable information. Students may or may not interact with it directly, but no personal data flows to the vendor. </w:t>
            </w:r>
          </w:p>
          <w:p w14:paraId="6E995A2E" w14:textId="77777777" w:rsidR="004A57E6" w:rsidRDefault="001E545B">
            <w:pPr>
              <w:spacing w:after="42" w:line="240" w:lineRule="auto"/>
              <w:ind w:left="0" w:firstLine="0"/>
            </w:pPr>
            <w:r>
              <w:rPr>
                <w:b/>
              </w:rPr>
              <w:t xml:space="preserve">Examples: </w:t>
            </w:r>
            <w:r>
              <w:t xml:space="preserve">AI-powered lesson plan generators used only by teachers; AI image generators for creating classroom materials; grammar/style checkers used on teacher-authored content. </w:t>
            </w:r>
          </w:p>
          <w:p w14:paraId="0C2579EB" w14:textId="77777777" w:rsidR="004A57E6" w:rsidRDefault="001E545B">
            <w:pPr>
              <w:spacing w:after="46" w:line="259" w:lineRule="auto"/>
              <w:ind w:left="0" w:firstLine="0"/>
            </w:pPr>
            <w:r>
              <w:rPr>
                <w:b/>
              </w:rPr>
              <w:t>Minimum Requirements:</w:t>
            </w:r>
            <w:r>
              <w:t xml:space="preserve"> </w:t>
            </w:r>
          </w:p>
          <w:p w14:paraId="14C2F2BB" w14:textId="77777777" w:rsidR="004A57E6" w:rsidRDefault="001E545B">
            <w:pPr>
              <w:numPr>
                <w:ilvl w:val="0"/>
                <w:numId w:val="5"/>
              </w:numPr>
              <w:spacing w:after="72" w:line="259" w:lineRule="auto"/>
              <w:ind w:left="720" w:hanging="360"/>
            </w:pPr>
            <w:r>
              <w:t xml:space="preserve">Teacher verifies no student data is entered into the tool </w:t>
            </w:r>
          </w:p>
          <w:p w14:paraId="15E6B8EB" w14:textId="77777777" w:rsidR="004A57E6" w:rsidRDefault="001E545B">
            <w:pPr>
              <w:numPr>
                <w:ilvl w:val="0"/>
                <w:numId w:val="5"/>
              </w:numPr>
              <w:spacing w:after="71" w:line="259" w:lineRule="auto"/>
              <w:ind w:left="720" w:hanging="360"/>
            </w:pPr>
            <w:r>
              <w:t xml:space="preserve">Tool is documented in department/school AI tool inventory </w:t>
            </w:r>
          </w:p>
          <w:p w14:paraId="4F50BFB3" w14:textId="77777777" w:rsidR="004A57E6" w:rsidRDefault="001E545B">
            <w:pPr>
              <w:numPr>
                <w:ilvl w:val="0"/>
                <w:numId w:val="5"/>
              </w:numPr>
              <w:spacing w:after="43" w:line="259" w:lineRule="auto"/>
              <w:ind w:left="720" w:hanging="360"/>
            </w:pPr>
            <w:r>
              <w:t xml:space="preserve">Basic review by department lead or instructional coach </w:t>
            </w:r>
          </w:p>
          <w:p w14:paraId="67D715EF" w14:textId="77777777" w:rsidR="004A57E6" w:rsidRDefault="001E545B">
            <w:pPr>
              <w:spacing w:after="0" w:line="259" w:lineRule="auto"/>
              <w:ind w:left="0" w:firstLine="0"/>
            </w:pPr>
            <w:r>
              <w:rPr>
                <w:b/>
              </w:rPr>
              <w:t xml:space="preserve">Approval: </w:t>
            </w:r>
            <w:r>
              <w:t xml:space="preserve">Department/building-level approval. No DPA required. </w:t>
            </w:r>
          </w:p>
        </w:tc>
      </w:tr>
    </w:tbl>
    <w:p w14:paraId="35506953" w14:textId="77777777" w:rsidR="004A57E6" w:rsidRDefault="001E545B">
      <w:pPr>
        <w:spacing w:after="0" w:line="259" w:lineRule="auto"/>
        <w:ind w:left="0" w:firstLine="0"/>
      </w:pPr>
      <w:r>
        <w:t xml:space="preserve"> </w:t>
      </w:r>
    </w:p>
    <w:tbl>
      <w:tblPr>
        <w:tblStyle w:val="TableGrid"/>
        <w:tblW w:w="9364" w:type="dxa"/>
        <w:tblInd w:w="-2" w:type="dxa"/>
        <w:tblCellMar>
          <w:left w:w="122" w:type="dxa"/>
          <w:right w:w="115" w:type="dxa"/>
        </w:tblCellMar>
        <w:tblLook w:val="04A0" w:firstRow="1" w:lastRow="0" w:firstColumn="1" w:lastColumn="0" w:noHBand="0" w:noVBand="1"/>
      </w:tblPr>
      <w:tblGrid>
        <w:gridCol w:w="9364"/>
      </w:tblGrid>
      <w:tr w:rsidR="004A57E6" w14:paraId="08C70275" w14:textId="77777777">
        <w:trPr>
          <w:trHeight w:val="4315"/>
        </w:trPr>
        <w:tc>
          <w:tcPr>
            <w:tcW w:w="9364" w:type="dxa"/>
            <w:tcBorders>
              <w:top w:val="single" w:sz="6" w:space="0" w:color="D4A017"/>
              <w:left w:val="single" w:sz="2" w:space="0" w:color="CCCCCC"/>
              <w:bottom w:val="single" w:sz="2" w:space="0" w:color="CCCCCC"/>
              <w:right w:val="single" w:sz="2" w:space="0" w:color="CCCCCC"/>
            </w:tcBorders>
            <w:shd w:val="clear" w:color="auto" w:fill="FEF7E0"/>
            <w:vAlign w:val="center"/>
          </w:tcPr>
          <w:p w14:paraId="68E55B5C" w14:textId="77777777" w:rsidR="004A57E6" w:rsidRDefault="001E545B">
            <w:pPr>
              <w:spacing w:after="51" w:line="259" w:lineRule="auto"/>
              <w:ind w:left="0" w:firstLine="0"/>
            </w:pPr>
            <w:r>
              <w:rPr>
                <w:b/>
              </w:rPr>
              <w:lastRenderedPageBreak/>
              <w:t>TIER 2 — MODERATE RISK: Anonymized or Aggregated Data</w:t>
            </w:r>
            <w:r>
              <w:t xml:space="preserve"> </w:t>
            </w:r>
          </w:p>
          <w:p w14:paraId="41EEB9D4" w14:textId="77777777" w:rsidR="004A57E6" w:rsidRDefault="001E545B">
            <w:pPr>
              <w:spacing w:after="48" w:line="244" w:lineRule="auto"/>
              <w:ind w:left="0" w:firstLine="0"/>
            </w:pPr>
            <w:r>
              <w:rPr>
                <w:b/>
              </w:rPr>
              <w:t xml:space="preserve">What this means: </w:t>
            </w:r>
            <w:r>
              <w:t xml:space="preserve">The tool processes student work or interaction data, but in anonymized or aggregated form. No individual student can be identified from the data the vendor receives. </w:t>
            </w:r>
          </w:p>
          <w:p w14:paraId="7E5BD8F2" w14:textId="77777777" w:rsidR="004A57E6" w:rsidRDefault="001E545B">
            <w:pPr>
              <w:spacing w:after="42" w:line="241" w:lineRule="auto"/>
              <w:ind w:left="0" w:firstLine="0"/>
            </w:pPr>
            <w:r>
              <w:rPr>
                <w:b/>
              </w:rPr>
              <w:t xml:space="preserve">Examples: </w:t>
            </w:r>
            <w:r>
              <w:t xml:space="preserve">Classroom response/polling tools with anonymous mode; AI-assisted formative assessment tools using de-identified data; writing feedback tools where student names are stripped. </w:t>
            </w:r>
          </w:p>
          <w:p w14:paraId="249EC170" w14:textId="77777777" w:rsidR="004A57E6" w:rsidRDefault="001E545B">
            <w:pPr>
              <w:spacing w:after="41" w:line="259" w:lineRule="auto"/>
              <w:ind w:left="0" w:firstLine="0"/>
            </w:pPr>
            <w:r>
              <w:rPr>
                <w:b/>
              </w:rPr>
              <w:t>Minimum Requirements:</w:t>
            </w:r>
            <w:r>
              <w:t xml:space="preserve"> </w:t>
            </w:r>
          </w:p>
          <w:p w14:paraId="796FB389" w14:textId="77777777" w:rsidR="004A57E6" w:rsidRDefault="001E545B">
            <w:pPr>
              <w:numPr>
                <w:ilvl w:val="0"/>
                <w:numId w:val="6"/>
              </w:numPr>
              <w:spacing w:after="71" w:line="259" w:lineRule="auto"/>
              <w:ind w:left="720" w:hanging="360"/>
            </w:pPr>
            <w:r>
              <w:t xml:space="preserve">Vendor confirms anonymization/aggregation methodology in writing </w:t>
            </w:r>
          </w:p>
          <w:p w14:paraId="4D478468" w14:textId="77777777" w:rsidR="004A57E6" w:rsidRDefault="001E545B">
            <w:pPr>
              <w:numPr>
                <w:ilvl w:val="0"/>
                <w:numId w:val="6"/>
              </w:numPr>
              <w:spacing w:after="72" w:line="259" w:lineRule="auto"/>
              <w:ind w:left="720" w:hanging="360"/>
            </w:pPr>
            <w:r>
              <w:t xml:space="preserve">Data Processing Agreement (DPA) reviewed and signed </w:t>
            </w:r>
          </w:p>
          <w:p w14:paraId="4BAF6A83" w14:textId="77777777" w:rsidR="004A57E6" w:rsidRDefault="001E545B">
            <w:pPr>
              <w:numPr>
                <w:ilvl w:val="0"/>
                <w:numId w:val="6"/>
              </w:numPr>
              <w:spacing w:after="71" w:line="259" w:lineRule="auto"/>
              <w:ind w:left="720" w:hanging="360"/>
            </w:pPr>
            <w:r>
              <w:t xml:space="preserve">Data retention policy documented (vendor must specify how long data is held) </w:t>
            </w:r>
          </w:p>
          <w:p w14:paraId="2396108A" w14:textId="77777777" w:rsidR="004A57E6" w:rsidRDefault="001E545B">
            <w:pPr>
              <w:numPr>
                <w:ilvl w:val="0"/>
                <w:numId w:val="6"/>
              </w:numPr>
              <w:spacing w:after="71" w:line="259" w:lineRule="auto"/>
              <w:ind w:left="720" w:hanging="360"/>
            </w:pPr>
            <w:r>
              <w:t xml:space="preserve">Annual review of vendor compliance </w:t>
            </w:r>
          </w:p>
          <w:p w14:paraId="4F0535A7" w14:textId="77777777" w:rsidR="004A57E6" w:rsidRDefault="001E545B">
            <w:pPr>
              <w:numPr>
                <w:ilvl w:val="0"/>
                <w:numId w:val="6"/>
              </w:numPr>
              <w:spacing w:after="43" w:line="259" w:lineRule="auto"/>
              <w:ind w:left="720" w:hanging="360"/>
            </w:pPr>
            <w:r>
              <w:t xml:space="preserve">FERPA compliance verification </w:t>
            </w:r>
          </w:p>
          <w:p w14:paraId="15E8385D" w14:textId="77777777" w:rsidR="004A57E6" w:rsidRDefault="001E545B">
            <w:pPr>
              <w:spacing w:after="0" w:line="259" w:lineRule="auto"/>
              <w:ind w:left="0" w:firstLine="0"/>
            </w:pPr>
            <w:r>
              <w:rPr>
                <w:b/>
              </w:rPr>
              <w:t xml:space="preserve">Approval: </w:t>
            </w:r>
            <w:r>
              <w:t xml:space="preserve">District-level review (IT + curriculum). DPA required. </w:t>
            </w:r>
          </w:p>
        </w:tc>
      </w:tr>
    </w:tbl>
    <w:p w14:paraId="55B5FE98" w14:textId="77777777" w:rsidR="004A57E6" w:rsidRDefault="001E545B">
      <w:pPr>
        <w:spacing w:after="0" w:line="344" w:lineRule="auto"/>
        <w:ind w:left="0" w:right="9286" w:firstLine="0"/>
      </w:pPr>
      <w:r>
        <w:t xml:space="preserve">  </w:t>
      </w:r>
    </w:p>
    <w:p w14:paraId="41F500FC" w14:textId="77777777" w:rsidR="004A57E6" w:rsidRDefault="001E545B">
      <w:pPr>
        <w:spacing w:after="0" w:line="344" w:lineRule="auto"/>
        <w:ind w:left="0" w:right="9286" w:firstLine="0"/>
      </w:pPr>
      <w:r>
        <w:t xml:space="preserve">  </w:t>
      </w:r>
    </w:p>
    <w:tbl>
      <w:tblPr>
        <w:tblStyle w:val="TableGrid"/>
        <w:tblW w:w="9364" w:type="dxa"/>
        <w:tblInd w:w="-2" w:type="dxa"/>
        <w:tblCellMar>
          <w:left w:w="122" w:type="dxa"/>
          <w:right w:w="105" w:type="dxa"/>
        </w:tblCellMar>
        <w:tblLook w:val="04A0" w:firstRow="1" w:lastRow="0" w:firstColumn="1" w:lastColumn="0" w:noHBand="0" w:noVBand="1"/>
      </w:tblPr>
      <w:tblGrid>
        <w:gridCol w:w="9364"/>
      </w:tblGrid>
      <w:tr w:rsidR="004A57E6" w14:paraId="6AFB5A6D" w14:textId="77777777">
        <w:trPr>
          <w:trHeight w:val="6980"/>
        </w:trPr>
        <w:tc>
          <w:tcPr>
            <w:tcW w:w="9364" w:type="dxa"/>
            <w:tcBorders>
              <w:top w:val="single" w:sz="6" w:space="0" w:color="C0392B"/>
              <w:left w:val="single" w:sz="2" w:space="0" w:color="CCCCCC"/>
              <w:bottom w:val="single" w:sz="2" w:space="0" w:color="CCCCCC"/>
              <w:right w:val="single" w:sz="2" w:space="0" w:color="CCCCCC"/>
            </w:tcBorders>
            <w:shd w:val="clear" w:color="auto" w:fill="FDEDEC"/>
            <w:vAlign w:val="center"/>
          </w:tcPr>
          <w:p w14:paraId="6F338F5F" w14:textId="77777777" w:rsidR="004A57E6" w:rsidRDefault="001E545B">
            <w:pPr>
              <w:spacing w:after="51" w:line="259" w:lineRule="auto"/>
              <w:ind w:left="0" w:firstLine="0"/>
            </w:pPr>
            <w:r>
              <w:rPr>
                <w:b/>
              </w:rPr>
              <w:t>TIER 3 — HIGH RISK: Identifiable Student Data</w:t>
            </w:r>
            <w:r>
              <w:t xml:space="preserve"> </w:t>
            </w:r>
          </w:p>
          <w:p w14:paraId="281028D3" w14:textId="77777777" w:rsidR="004A57E6" w:rsidRDefault="001E545B">
            <w:pPr>
              <w:spacing w:after="53" w:line="241" w:lineRule="auto"/>
              <w:ind w:left="0" w:firstLine="0"/>
            </w:pPr>
            <w:r>
              <w:rPr>
                <w:b/>
              </w:rPr>
              <w:t xml:space="preserve">What this means: </w:t>
            </w:r>
            <w:r>
              <w:t xml:space="preserve">The tool collects, stores, or processes personally identifiable student information (PII). This includes any tool where a student logs in with a school account, where the vendor can link data to a specific student, or where sensitive records are involved. </w:t>
            </w:r>
          </w:p>
          <w:p w14:paraId="0EFADD21" w14:textId="77777777" w:rsidR="004A57E6" w:rsidRDefault="001E545B">
            <w:pPr>
              <w:spacing w:after="43" w:line="240" w:lineRule="auto"/>
              <w:ind w:left="0" w:right="84" w:firstLine="0"/>
              <w:jc w:val="both"/>
            </w:pPr>
            <w:r>
              <w:rPr>
                <w:b/>
              </w:rPr>
              <w:t xml:space="preserve">Examples: </w:t>
            </w:r>
            <w:r>
              <w:t xml:space="preserve">Adaptive learning platforms (e.g., IXL, Khan Academy); AI tutoring systems with student accounts; any tool integrated with the SIS or LMS; AI tools used in IEP/504 planning or progress monitoring. </w:t>
            </w:r>
          </w:p>
          <w:p w14:paraId="4901F07D" w14:textId="77777777" w:rsidR="004A57E6" w:rsidRDefault="001E545B">
            <w:pPr>
              <w:spacing w:after="46" w:line="259" w:lineRule="auto"/>
              <w:ind w:left="0" w:firstLine="0"/>
            </w:pPr>
            <w:r>
              <w:rPr>
                <w:b/>
              </w:rPr>
              <w:t>Minimum Requirements:</w:t>
            </w:r>
            <w:r>
              <w:t xml:space="preserve"> </w:t>
            </w:r>
          </w:p>
          <w:p w14:paraId="6A73B969" w14:textId="77777777" w:rsidR="004A57E6" w:rsidRDefault="001E545B">
            <w:pPr>
              <w:numPr>
                <w:ilvl w:val="0"/>
                <w:numId w:val="7"/>
              </w:numPr>
              <w:spacing w:after="67" w:line="259" w:lineRule="auto"/>
              <w:ind w:left="720" w:hanging="360"/>
            </w:pPr>
            <w:r>
              <w:t xml:space="preserve">Signed DPA with explicit data handling, retention, and deletion terms </w:t>
            </w:r>
          </w:p>
          <w:p w14:paraId="749CCE5A" w14:textId="77777777" w:rsidR="004A57E6" w:rsidRDefault="001E545B">
            <w:pPr>
              <w:numPr>
                <w:ilvl w:val="0"/>
                <w:numId w:val="7"/>
              </w:numPr>
              <w:spacing w:after="55" w:line="246" w:lineRule="auto"/>
              <w:ind w:left="720" w:hanging="360"/>
            </w:pPr>
            <w:r>
              <w:t xml:space="preserve">FERPA, COPPA (if applicable), and Virginia student data privacy law compliance verified </w:t>
            </w:r>
          </w:p>
          <w:p w14:paraId="3EA55166" w14:textId="77777777" w:rsidR="004A57E6" w:rsidRDefault="001E545B">
            <w:pPr>
              <w:numPr>
                <w:ilvl w:val="0"/>
                <w:numId w:val="7"/>
              </w:numPr>
              <w:spacing w:after="77" w:line="245" w:lineRule="auto"/>
              <w:ind w:left="720" w:hanging="360"/>
            </w:pPr>
            <w:r>
              <w:t xml:space="preserve">For tools touching IEP/504 data: IDEA compliance review + explicit parental/guardian consent </w:t>
            </w:r>
          </w:p>
          <w:p w14:paraId="673095E3" w14:textId="77777777" w:rsidR="004A57E6" w:rsidRDefault="001E545B">
            <w:pPr>
              <w:numPr>
                <w:ilvl w:val="0"/>
                <w:numId w:val="7"/>
              </w:numPr>
              <w:spacing w:after="81" w:line="246" w:lineRule="auto"/>
              <w:ind w:left="720" w:hanging="360"/>
            </w:pPr>
            <w:r>
              <w:t xml:space="preserve">Vendor security assessment (encryption, access controls, breach notification procedures) </w:t>
            </w:r>
          </w:p>
          <w:p w14:paraId="4DF30B84" w14:textId="77777777" w:rsidR="004A57E6" w:rsidRDefault="001E545B">
            <w:pPr>
              <w:numPr>
                <w:ilvl w:val="0"/>
                <w:numId w:val="7"/>
              </w:numPr>
              <w:spacing w:after="67" w:line="259" w:lineRule="auto"/>
              <w:ind w:left="720" w:hanging="360"/>
            </w:pPr>
            <w:r>
              <w:t xml:space="preserve">Algorithmic bias assessment for any tool making recommendations about students </w:t>
            </w:r>
          </w:p>
          <w:p w14:paraId="000DAFEF" w14:textId="77777777" w:rsidR="004A57E6" w:rsidRDefault="001E545B">
            <w:pPr>
              <w:numPr>
                <w:ilvl w:val="0"/>
                <w:numId w:val="7"/>
              </w:numPr>
              <w:spacing w:line="250" w:lineRule="auto"/>
              <w:ind w:left="720" w:hanging="360"/>
            </w:pPr>
            <w:r>
              <w:t xml:space="preserve">Human-in-the-loop requirement for any consequential decisions (placement, grading, intervention) </w:t>
            </w:r>
          </w:p>
          <w:p w14:paraId="2823034C" w14:textId="77777777" w:rsidR="004A57E6" w:rsidRDefault="001E545B">
            <w:pPr>
              <w:numPr>
                <w:ilvl w:val="0"/>
                <w:numId w:val="7"/>
              </w:numPr>
              <w:spacing w:after="71" w:line="259" w:lineRule="auto"/>
              <w:ind w:left="720" w:hanging="360"/>
            </w:pPr>
            <w:r>
              <w:t xml:space="preserve">Data deletion confirmation process when tool is discontinued </w:t>
            </w:r>
          </w:p>
          <w:p w14:paraId="6242392D" w14:textId="77777777" w:rsidR="004A57E6" w:rsidRDefault="001E545B">
            <w:pPr>
              <w:numPr>
                <w:ilvl w:val="0"/>
                <w:numId w:val="7"/>
              </w:numPr>
              <w:spacing w:after="38" w:line="259" w:lineRule="auto"/>
              <w:ind w:left="720" w:hanging="360"/>
            </w:pPr>
            <w:r>
              <w:t xml:space="preserve">Semi-annual compliance audit </w:t>
            </w:r>
          </w:p>
          <w:p w14:paraId="21984E2A" w14:textId="77777777" w:rsidR="004A57E6" w:rsidRDefault="001E545B">
            <w:pPr>
              <w:spacing w:after="0" w:line="259" w:lineRule="auto"/>
              <w:ind w:left="0" w:firstLine="0"/>
            </w:pPr>
            <w:r>
              <w:rPr>
                <w:b/>
              </w:rPr>
              <w:t xml:space="preserve">Approval: </w:t>
            </w:r>
            <w:r>
              <w:t xml:space="preserve">District-level review (IT + curriculum + administration + legal). Full DPA + security review required. Pilot period recommended before broad deployment. </w:t>
            </w:r>
          </w:p>
        </w:tc>
      </w:tr>
    </w:tbl>
    <w:p w14:paraId="47C8F824" w14:textId="77777777" w:rsidR="004A57E6" w:rsidRDefault="001E545B">
      <w:pPr>
        <w:spacing w:after="0" w:line="259" w:lineRule="auto"/>
        <w:ind w:left="0" w:firstLine="0"/>
        <w:jc w:val="both"/>
      </w:pPr>
      <w:r>
        <w:t xml:space="preserve"> </w:t>
      </w:r>
    </w:p>
    <w:tbl>
      <w:tblPr>
        <w:tblStyle w:val="TableGrid"/>
        <w:tblW w:w="9364" w:type="dxa"/>
        <w:tblInd w:w="-2" w:type="dxa"/>
        <w:tblCellMar>
          <w:left w:w="122" w:type="dxa"/>
          <w:right w:w="77" w:type="dxa"/>
        </w:tblCellMar>
        <w:tblLook w:val="04A0" w:firstRow="1" w:lastRow="0" w:firstColumn="1" w:lastColumn="0" w:noHBand="0" w:noVBand="1"/>
      </w:tblPr>
      <w:tblGrid>
        <w:gridCol w:w="9364"/>
      </w:tblGrid>
      <w:tr w:rsidR="004A57E6" w14:paraId="2269CD76" w14:textId="77777777">
        <w:trPr>
          <w:trHeight w:val="5299"/>
        </w:trPr>
        <w:tc>
          <w:tcPr>
            <w:tcW w:w="9364" w:type="dxa"/>
            <w:tcBorders>
              <w:top w:val="single" w:sz="6" w:space="0" w:color="7D3C98"/>
              <w:left w:val="single" w:sz="2" w:space="0" w:color="CCCCCC"/>
              <w:bottom w:val="single" w:sz="2" w:space="0" w:color="CCCCCC"/>
              <w:right w:val="single" w:sz="2" w:space="0" w:color="CCCCCC"/>
            </w:tcBorders>
            <w:shd w:val="clear" w:color="auto" w:fill="F4E6FF"/>
            <w:vAlign w:val="center"/>
          </w:tcPr>
          <w:p w14:paraId="03E45054" w14:textId="77777777" w:rsidR="004A57E6" w:rsidRDefault="001E545B">
            <w:pPr>
              <w:spacing w:after="50" w:line="259" w:lineRule="auto"/>
              <w:ind w:left="0" w:firstLine="0"/>
            </w:pPr>
            <w:r>
              <w:rPr>
                <w:b/>
              </w:rPr>
              <w:t>Special Consideration: Students with Disabilities</w:t>
            </w:r>
            <w:r>
              <w:t xml:space="preserve"> </w:t>
            </w:r>
          </w:p>
          <w:p w14:paraId="68EA526C" w14:textId="77777777" w:rsidR="004A57E6" w:rsidRDefault="001E545B">
            <w:pPr>
              <w:spacing w:after="57" w:line="245" w:lineRule="auto"/>
              <w:ind w:left="0" w:firstLine="0"/>
            </w:pPr>
            <w:r>
              <w:t xml:space="preserve">AI tools used with students receiving SPED services require heightened scrutiny regardless of </w:t>
            </w:r>
            <w:proofErr w:type="gramStart"/>
            <w:r>
              <w:t>tier</w:t>
            </w:r>
            <w:proofErr w:type="gramEnd"/>
            <w:r>
              <w:t xml:space="preserve">. The following data categories are especially sensitive and trigger additional requirements: </w:t>
            </w:r>
          </w:p>
          <w:p w14:paraId="0068E403" w14:textId="77777777" w:rsidR="004A57E6" w:rsidRDefault="001E545B">
            <w:pPr>
              <w:numPr>
                <w:ilvl w:val="0"/>
                <w:numId w:val="8"/>
              </w:numPr>
              <w:spacing w:after="84" w:line="240" w:lineRule="auto"/>
              <w:ind w:left="720" w:hanging="360"/>
            </w:pPr>
            <w:r>
              <w:rPr>
                <w:b/>
              </w:rPr>
              <w:t xml:space="preserve">IEP/504 plan data: </w:t>
            </w:r>
            <w:r>
              <w:t xml:space="preserve">Disability classifications, accommodations, modifications, and progress monitoring data. IDEA requires these records </w:t>
            </w:r>
            <w:proofErr w:type="gramStart"/>
            <w:r>
              <w:t>receive</w:t>
            </w:r>
            <w:proofErr w:type="gramEnd"/>
            <w:r>
              <w:t xml:space="preserve"> protections beyond standard FERPA requirements. </w:t>
            </w:r>
          </w:p>
          <w:p w14:paraId="52FFF459" w14:textId="77777777" w:rsidR="004A57E6" w:rsidRDefault="001E545B">
            <w:pPr>
              <w:numPr>
                <w:ilvl w:val="0"/>
                <w:numId w:val="8"/>
              </w:numPr>
              <w:spacing w:after="77" w:line="246" w:lineRule="auto"/>
              <w:ind w:left="720" w:hanging="360"/>
            </w:pPr>
            <w:r>
              <w:rPr>
                <w:b/>
              </w:rPr>
              <w:t xml:space="preserve">Adaptive technology usage patterns: </w:t>
            </w:r>
            <w:r>
              <w:t xml:space="preserve">Data from assistive tech tools may reveal disability-related information even when not explicitly labeled as such. </w:t>
            </w:r>
          </w:p>
          <w:p w14:paraId="404DC915" w14:textId="77777777" w:rsidR="004A57E6" w:rsidRDefault="001E545B">
            <w:pPr>
              <w:numPr>
                <w:ilvl w:val="0"/>
                <w:numId w:val="8"/>
              </w:numPr>
              <w:spacing w:after="82" w:line="242" w:lineRule="auto"/>
              <w:ind w:left="720" w:hanging="360"/>
            </w:pPr>
            <w:r>
              <w:rPr>
                <w:b/>
              </w:rPr>
              <w:t xml:space="preserve">Behavioral data from AI tools: </w:t>
            </w:r>
            <w:r>
              <w:t>AI-driven behavior monitoring systems may flag behavioral differences in culturally diverse students or students with emotional/behavioral disabilities as problematic (</w:t>
            </w:r>
            <w:proofErr w:type="spellStart"/>
            <w:r>
              <w:t>Maslej</w:t>
            </w:r>
            <w:proofErr w:type="spellEnd"/>
            <w:r>
              <w:t xml:space="preserve"> et al., 2023), creating risk of bias-driven consequences. </w:t>
            </w:r>
          </w:p>
          <w:p w14:paraId="03280F30" w14:textId="77777777" w:rsidR="004A57E6" w:rsidRDefault="001E545B">
            <w:pPr>
              <w:numPr>
                <w:ilvl w:val="0"/>
                <w:numId w:val="8"/>
              </w:numPr>
              <w:spacing w:after="71" w:line="246" w:lineRule="auto"/>
              <w:ind w:left="720" w:hanging="360"/>
            </w:pPr>
            <w:r>
              <w:rPr>
                <w:b/>
              </w:rPr>
              <w:t xml:space="preserve">Accommodation records: </w:t>
            </w:r>
            <w:r>
              <w:t xml:space="preserve">AI systems that process accommodation data could inadvertently create profiles that follow students beyond intended educational contexts. </w:t>
            </w:r>
          </w:p>
          <w:p w14:paraId="32DB4EC6" w14:textId="77777777" w:rsidR="004A57E6" w:rsidRDefault="001E545B">
            <w:pPr>
              <w:spacing w:after="0" w:line="259" w:lineRule="auto"/>
              <w:ind w:left="0" w:firstLine="0"/>
            </w:pPr>
            <w:r>
              <w:rPr>
                <w:b/>
              </w:rPr>
              <w:t xml:space="preserve">Additional requirement: </w:t>
            </w:r>
            <w:r>
              <w:t xml:space="preserve">Any Tier 2 or Tier 3 tool used with SPED populations must include an accessibility review (assistive tech compatibility, UDL alignment) and an algorithmic bias assessment focused on disability-related outcomes. </w:t>
            </w:r>
          </w:p>
        </w:tc>
      </w:tr>
    </w:tbl>
    <w:p w14:paraId="4FFBF5F1" w14:textId="77777777" w:rsidR="004A57E6" w:rsidRDefault="001E545B" w:rsidP="00734B05">
      <w:pPr>
        <w:pStyle w:val="Heading2"/>
      </w:pPr>
      <w:r>
        <w:t xml:space="preserve">Deliverable 2: Procurement / Governance </w:t>
      </w:r>
      <w:r w:rsidRPr="00734B05">
        <w:t>Decision</w:t>
      </w:r>
      <w:r>
        <w:t xml:space="preserve"> Checklist </w:t>
      </w:r>
    </w:p>
    <w:p w14:paraId="101702BC" w14:textId="77777777" w:rsidR="004A57E6" w:rsidRDefault="001E545B">
      <w:pPr>
        <w:spacing w:after="102"/>
        <w:ind w:left="0" w:firstLine="0"/>
      </w:pPr>
      <w:r>
        <w:rPr>
          <w:b/>
        </w:rPr>
        <w:t>Requirement</w:t>
      </w:r>
      <w:r>
        <w:t xml:space="preserve">: "A short procurement/governance decision checklist (what must be true before adoption)" </w:t>
      </w:r>
    </w:p>
    <w:p w14:paraId="5DD09427" w14:textId="77777777" w:rsidR="004A57E6" w:rsidRDefault="001E545B">
      <w:pPr>
        <w:spacing w:after="0" w:line="259" w:lineRule="auto"/>
        <w:ind w:left="0" w:firstLine="0"/>
      </w:pPr>
      <w:r>
        <w:t xml:space="preserve"> </w:t>
      </w:r>
    </w:p>
    <w:p w14:paraId="25D07C4E" w14:textId="77777777" w:rsidR="004A57E6" w:rsidRDefault="001E545B">
      <w:pPr>
        <w:spacing w:after="266"/>
        <w:ind w:left="0" w:firstLine="0"/>
      </w:pPr>
      <w:r>
        <w:t xml:space="preserve">This checklist is designed for any FCCPS staff member, administrator, or department considering adopting a new AI tool. It answers one question: Can we use this tool? Every item must be confirmed before the tool can move forward at its designated tier. </w:t>
      </w:r>
    </w:p>
    <w:p w14:paraId="4A3D7189" w14:textId="77777777" w:rsidR="004A57E6" w:rsidRPr="00734B05" w:rsidRDefault="001E545B" w:rsidP="00734B05">
      <w:pPr>
        <w:pStyle w:val="Heading3"/>
      </w:pPr>
      <w:r w:rsidRPr="00734B05">
        <w:t xml:space="preserve">Step 1: Classify the Tool </w:t>
      </w:r>
    </w:p>
    <w:tbl>
      <w:tblPr>
        <w:tblStyle w:val="TableGrid"/>
        <w:tblW w:w="9364" w:type="dxa"/>
        <w:tblInd w:w="-2" w:type="dxa"/>
        <w:tblCellMar>
          <w:top w:w="134" w:type="dxa"/>
          <w:left w:w="122" w:type="dxa"/>
          <w:right w:w="115" w:type="dxa"/>
        </w:tblCellMar>
        <w:tblLook w:val="04A0" w:firstRow="1" w:lastRow="0" w:firstColumn="1" w:lastColumn="0" w:noHBand="0" w:noVBand="1"/>
      </w:tblPr>
      <w:tblGrid>
        <w:gridCol w:w="6003"/>
        <w:gridCol w:w="3361"/>
      </w:tblGrid>
      <w:tr w:rsidR="004A57E6" w14:paraId="7D061F53" w14:textId="77777777">
        <w:trPr>
          <w:trHeight w:val="476"/>
        </w:trPr>
        <w:tc>
          <w:tcPr>
            <w:tcW w:w="6002"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32396D43" w14:textId="77777777" w:rsidR="004A57E6" w:rsidRDefault="001E545B">
            <w:pPr>
              <w:spacing w:after="0" w:line="259" w:lineRule="auto"/>
              <w:ind w:left="0" w:firstLine="0"/>
            </w:pPr>
            <w:r>
              <w:rPr>
                <w:b/>
                <w:color w:val="FFFFFF"/>
              </w:rPr>
              <w:t>Question</w:t>
            </w:r>
            <w:r>
              <w:rPr>
                <w:color w:val="FFFFFF"/>
              </w:rPr>
              <w:t xml:space="preserve"> </w:t>
            </w:r>
          </w:p>
        </w:tc>
        <w:tc>
          <w:tcPr>
            <w:tcW w:w="3361"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60216AAC" w14:textId="77777777" w:rsidR="004A57E6" w:rsidRDefault="001E545B">
            <w:pPr>
              <w:spacing w:after="0" w:line="259" w:lineRule="auto"/>
              <w:ind w:left="0" w:firstLine="0"/>
            </w:pPr>
            <w:r>
              <w:rPr>
                <w:b/>
                <w:color w:val="FFFFFF"/>
              </w:rPr>
              <w:t>If YES →</w:t>
            </w:r>
            <w:r>
              <w:rPr>
                <w:color w:val="FFFFFF"/>
              </w:rPr>
              <w:t xml:space="preserve"> </w:t>
            </w:r>
          </w:p>
        </w:tc>
      </w:tr>
      <w:tr w:rsidR="004A57E6" w14:paraId="3C9EF6ED" w14:textId="77777777">
        <w:trPr>
          <w:trHeight w:val="1032"/>
        </w:trPr>
        <w:tc>
          <w:tcPr>
            <w:tcW w:w="600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EECA0FF" w14:textId="77777777" w:rsidR="004A57E6" w:rsidRDefault="001E545B">
            <w:pPr>
              <w:spacing w:after="0" w:line="259" w:lineRule="auto"/>
              <w:ind w:left="0" w:firstLine="0"/>
            </w:pPr>
            <w:r>
              <w:t xml:space="preserve">Does the tool collect, store, or process any </w:t>
            </w:r>
            <w:proofErr w:type="spellStart"/>
            <w:r>
              <w:t>studentidentifiable</w:t>
            </w:r>
            <w:proofErr w:type="spellEnd"/>
            <w:r>
              <w:t xml:space="preserve"> information (names, IDs, login data, work samples linked to students)? </w:t>
            </w:r>
          </w:p>
        </w:tc>
        <w:tc>
          <w:tcPr>
            <w:tcW w:w="3361" w:type="dxa"/>
            <w:tcBorders>
              <w:top w:val="single" w:sz="2" w:space="0" w:color="CCCCCC"/>
              <w:left w:val="single" w:sz="2" w:space="0" w:color="CCCCCC"/>
              <w:bottom w:val="single" w:sz="2" w:space="0" w:color="CCCCCC"/>
              <w:right w:val="single" w:sz="2" w:space="0" w:color="CCCCCC"/>
            </w:tcBorders>
            <w:shd w:val="clear" w:color="auto" w:fill="FDEDEC"/>
          </w:tcPr>
          <w:p w14:paraId="06E93B92" w14:textId="77777777" w:rsidR="004A57E6" w:rsidRDefault="001E545B">
            <w:pPr>
              <w:spacing w:after="0" w:line="259" w:lineRule="auto"/>
              <w:ind w:left="0" w:firstLine="0"/>
            </w:pPr>
            <w:r>
              <w:rPr>
                <w:b/>
              </w:rPr>
              <w:t>Tier 3 — proceed to full review</w:t>
            </w:r>
            <w:r>
              <w:t xml:space="preserve"> </w:t>
            </w:r>
          </w:p>
        </w:tc>
      </w:tr>
      <w:tr w:rsidR="004A57E6" w14:paraId="2BBECB1D" w14:textId="77777777">
        <w:trPr>
          <w:trHeight w:val="754"/>
        </w:trPr>
        <w:tc>
          <w:tcPr>
            <w:tcW w:w="600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973C65A" w14:textId="77777777" w:rsidR="004A57E6" w:rsidRDefault="001E545B">
            <w:pPr>
              <w:spacing w:after="0" w:line="259" w:lineRule="auto"/>
              <w:ind w:left="0" w:firstLine="0"/>
            </w:pPr>
            <w:r>
              <w:t xml:space="preserve">Does the tool process </w:t>
            </w:r>
            <w:proofErr w:type="gramStart"/>
            <w:r>
              <w:t>student</w:t>
            </w:r>
            <w:proofErr w:type="gramEnd"/>
            <w:r>
              <w:t xml:space="preserve"> work or interaction data in anonymized or aggregated form? </w:t>
            </w:r>
          </w:p>
        </w:tc>
        <w:tc>
          <w:tcPr>
            <w:tcW w:w="3361" w:type="dxa"/>
            <w:tcBorders>
              <w:top w:val="single" w:sz="2" w:space="0" w:color="CCCCCC"/>
              <w:left w:val="single" w:sz="2" w:space="0" w:color="CCCCCC"/>
              <w:bottom w:val="single" w:sz="2" w:space="0" w:color="CCCCCC"/>
              <w:right w:val="single" w:sz="2" w:space="0" w:color="CCCCCC"/>
            </w:tcBorders>
            <w:shd w:val="clear" w:color="auto" w:fill="FEF7E0"/>
            <w:vAlign w:val="center"/>
          </w:tcPr>
          <w:p w14:paraId="298D45E2" w14:textId="77777777" w:rsidR="004A57E6" w:rsidRDefault="001E545B">
            <w:pPr>
              <w:spacing w:after="0" w:line="259" w:lineRule="auto"/>
              <w:ind w:left="0" w:firstLine="0"/>
            </w:pPr>
            <w:r>
              <w:rPr>
                <w:b/>
              </w:rPr>
              <w:t>Tier 2 — proceed to standard review</w:t>
            </w:r>
            <w:r>
              <w:t xml:space="preserve"> </w:t>
            </w:r>
          </w:p>
        </w:tc>
      </w:tr>
      <w:tr w:rsidR="004A57E6" w14:paraId="082B8631" w14:textId="77777777">
        <w:trPr>
          <w:trHeight w:val="754"/>
        </w:trPr>
        <w:tc>
          <w:tcPr>
            <w:tcW w:w="6002" w:type="dxa"/>
            <w:tcBorders>
              <w:top w:val="single" w:sz="2" w:space="0" w:color="CCCCCC"/>
              <w:left w:val="single" w:sz="2" w:space="0" w:color="CCCCCC"/>
              <w:bottom w:val="single" w:sz="2" w:space="0" w:color="CCCCCC"/>
              <w:right w:val="single" w:sz="2" w:space="0" w:color="CCCCCC"/>
            </w:tcBorders>
            <w:shd w:val="clear" w:color="auto" w:fill="FFFFFF"/>
          </w:tcPr>
          <w:p w14:paraId="5182F379" w14:textId="77777777" w:rsidR="004A57E6" w:rsidRDefault="001E545B">
            <w:pPr>
              <w:spacing w:after="0" w:line="259" w:lineRule="auto"/>
              <w:ind w:left="0" w:firstLine="0"/>
            </w:pPr>
            <w:r>
              <w:t xml:space="preserve">Does the tool have no contact with student data at all? </w:t>
            </w:r>
          </w:p>
        </w:tc>
        <w:tc>
          <w:tcPr>
            <w:tcW w:w="3361" w:type="dxa"/>
            <w:tcBorders>
              <w:top w:val="single" w:sz="2" w:space="0" w:color="CCCCCC"/>
              <w:left w:val="single" w:sz="2" w:space="0" w:color="CCCCCC"/>
              <w:bottom w:val="single" w:sz="2" w:space="0" w:color="CCCCCC"/>
              <w:right w:val="single" w:sz="2" w:space="0" w:color="CCCCCC"/>
            </w:tcBorders>
            <w:shd w:val="clear" w:color="auto" w:fill="E6F4EA"/>
            <w:vAlign w:val="center"/>
          </w:tcPr>
          <w:p w14:paraId="27C33DED" w14:textId="77777777" w:rsidR="004A57E6" w:rsidRDefault="001E545B">
            <w:pPr>
              <w:spacing w:after="0" w:line="259" w:lineRule="auto"/>
              <w:ind w:left="0" w:firstLine="0"/>
            </w:pPr>
            <w:r>
              <w:rPr>
                <w:b/>
              </w:rPr>
              <w:t>Tier 1 — proceed to basic review</w:t>
            </w:r>
            <w:r>
              <w:t xml:space="preserve"> </w:t>
            </w:r>
          </w:p>
        </w:tc>
      </w:tr>
      <w:tr w:rsidR="004A57E6" w14:paraId="57473C42" w14:textId="77777777">
        <w:trPr>
          <w:trHeight w:val="750"/>
        </w:trPr>
        <w:tc>
          <w:tcPr>
            <w:tcW w:w="6002"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8C7B828" w14:textId="77777777" w:rsidR="004A57E6" w:rsidRDefault="001E545B">
            <w:pPr>
              <w:spacing w:after="0" w:line="259" w:lineRule="auto"/>
              <w:ind w:left="0" w:right="8" w:firstLine="0"/>
            </w:pPr>
            <w:r>
              <w:t xml:space="preserve">Will the tool be used with students receiving SPED services (IEP/504)? </w:t>
            </w:r>
          </w:p>
        </w:tc>
        <w:tc>
          <w:tcPr>
            <w:tcW w:w="3361" w:type="dxa"/>
            <w:tcBorders>
              <w:top w:val="single" w:sz="2" w:space="0" w:color="CCCCCC"/>
              <w:left w:val="single" w:sz="2" w:space="0" w:color="CCCCCC"/>
              <w:bottom w:val="single" w:sz="2" w:space="0" w:color="CCCCCC"/>
              <w:right w:val="single" w:sz="2" w:space="0" w:color="CCCCCC"/>
            </w:tcBorders>
            <w:shd w:val="clear" w:color="auto" w:fill="F4E6FF"/>
            <w:vAlign w:val="center"/>
          </w:tcPr>
          <w:p w14:paraId="70F08C67" w14:textId="77777777" w:rsidR="004A57E6" w:rsidRDefault="001E545B">
            <w:pPr>
              <w:spacing w:after="0" w:line="259" w:lineRule="auto"/>
              <w:ind w:left="0" w:firstLine="0"/>
            </w:pPr>
            <w:r>
              <w:rPr>
                <w:b/>
              </w:rPr>
              <w:t>Add SPED review layer (any tier)</w:t>
            </w:r>
            <w:r>
              <w:t xml:space="preserve"> </w:t>
            </w:r>
          </w:p>
        </w:tc>
      </w:tr>
    </w:tbl>
    <w:p w14:paraId="62DF9F18" w14:textId="77777777" w:rsidR="004A57E6" w:rsidRDefault="001E545B" w:rsidP="00734B05">
      <w:pPr>
        <w:pStyle w:val="Heading3"/>
      </w:pPr>
      <w:r>
        <w:t xml:space="preserve">Step 2: Verify Before Adoption </w:t>
      </w:r>
    </w:p>
    <w:p w14:paraId="37E743DF" w14:textId="77777777" w:rsidR="004A57E6" w:rsidRDefault="001E545B">
      <w:pPr>
        <w:spacing w:after="105"/>
        <w:ind w:left="0" w:firstLine="0"/>
      </w:pPr>
      <w:r>
        <w:t xml:space="preserve">All items must be confirmed for the relevant tier. Items marked with </w:t>
      </w:r>
      <w:r>
        <w:rPr>
          <w:rFonts w:ascii="Segoe UI Symbol" w:eastAsia="Segoe UI Symbol" w:hAnsi="Segoe UI Symbol" w:cs="Segoe UI Symbol"/>
        </w:rPr>
        <w:t>★</w:t>
      </w:r>
      <w:r>
        <w:t xml:space="preserve"> are non-negotiable across all tiers. </w:t>
      </w:r>
    </w:p>
    <w:p w14:paraId="74222E44" w14:textId="674EC256" w:rsidR="004A57E6" w:rsidRDefault="001E545B" w:rsidP="00734B05">
      <w:pPr>
        <w:spacing w:after="0" w:line="259" w:lineRule="auto"/>
        <w:ind w:left="0" w:firstLine="0"/>
      </w:pPr>
      <w:r>
        <w:t xml:space="preserve"> </w:t>
      </w:r>
    </w:p>
    <w:tbl>
      <w:tblPr>
        <w:tblStyle w:val="TableGrid"/>
        <w:tblW w:w="9364" w:type="dxa"/>
        <w:tblInd w:w="-2" w:type="dxa"/>
        <w:tblCellMar>
          <w:top w:w="50" w:type="dxa"/>
          <w:left w:w="122" w:type="dxa"/>
          <w:bottom w:w="49" w:type="dxa"/>
          <w:right w:w="68" w:type="dxa"/>
        </w:tblCellMar>
        <w:tblLook w:val="04A0" w:firstRow="1" w:lastRow="0" w:firstColumn="1" w:lastColumn="0" w:noHBand="0" w:noVBand="1"/>
      </w:tblPr>
      <w:tblGrid>
        <w:gridCol w:w="5805"/>
        <w:gridCol w:w="1100"/>
        <w:gridCol w:w="1201"/>
        <w:gridCol w:w="1258"/>
      </w:tblGrid>
      <w:tr w:rsidR="001F0945" w14:paraId="62CE5F26" w14:textId="77777777" w:rsidTr="001F0945">
        <w:trPr>
          <w:trHeight w:val="692"/>
        </w:trPr>
        <w:tc>
          <w:tcPr>
            <w:tcW w:w="5805" w:type="dxa"/>
            <w:tcBorders>
              <w:top w:val="single" w:sz="2" w:space="0" w:color="CCCCCC"/>
              <w:left w:val="single" w:sz="2" w:space="0" w:color="CCCCCC"/>
              <w:bottom w:val="single" w:sz="2" w:space="0" w:color="CCCCCC"/>
              <w:right w:val="single" w:sz="2" w:space="0" w:color="CCCCCC"/>
            </w:tcBorders>
            <w:shd w:val="clear" w:color="auto" w:fill="153D63" w:themeFill="text2" w:themeFillTint="E6"/>
          </w:tcPr>
          <w:p w14:paraId="51E1B265" w14:textId="67CDF189" w:rsidR="001F0945" w:rsidRDefault="001F0945" w:rsidP="001F0945">
            <w:pPr>
              <w:spacing w:after="0" w:line="259" w:lineRule="auto"/>
              <w:ind w:left="0" w:firstLine="0"/>
            </w:pPr>
            <w:r w:rsidRPr="001F0945">
              <w:rPr>
                <w:color w:val="FFFFFF"/>
              </w:rPr>
              <w:t>What Must Be True Before Adoption</w:t>
            </w:r>
          </w:p>
        </w:tc>
        <w:tc>
          <w:tcPr>
            <w:tcW w:w="1100" w:type="dxa"/>
            <w:tcBorders>
              <w:top w:val="single" w:sz="2" w:space="0" w:color="CCCCCC"/>
              <w:left w:val="single" w:sz="2" w:space="0" w:color="CCCCCC"/>
              <w:bottom w:val="single" w:sz="2" w:space="0" w:color="CCCCCC"/>
              <w:right w:val="single" w:sz="2" w:space="0" w:color="CCCCCC"/>
            </w:tcBorders>
            <w:shd w:val="clear" w:color="auto" w:fill="153D63" w:themeFill="text2" w:themeFillTint="E6"/>
          </w:tcPr>
          <w:p w14:paraId="5A85B956" w14:textId="4D2251D8" w:rsidR="001F0945" w:rsidRDefault="001F0945" w:rsidP="001F0945">
            <w:pPr>
              <w:spacing w:after="0" w:line="259" w:lineRule="auto"/>
              <w:ind w:left="1" w:firstLine="0"/>
            </w:pPr>
            <w:r w:rsidRPr="004A68CE">
              <w:rPr>
                <w:color w:val="FFFFFF"/>
              </w:rPr>
              <w:t>Tier 1</w:t>
            </w:r>
          </w:p>
        </w:tc>
        <w:tc>
          <w:tcPr>
            <w:tcW w:w="1201" w:type="dxa"/>
            <w:tcBorders>
              <w:top w:val="single" w:sz="2" w:space="0" w:color="CCCCCC"/>
              <w:left w:val="single" w:sz="2" w:space="0" w:color="CCCCCC"/>
              <w:bottom w:val="single" w:sz="2" w:space="0" w:color="CCCCCC"/>
              <w:right w:val="single" w:sz="2" w:space="0" w:color="CCCCCC"/>
            </w:tcBorders>
            <w:shd w:val="clear" w:color="auto" w:fill="153D63" w:themeFill="text2" w:themeFillTint="E6"/>
          </w:tcPr>
          <w:p w14:paraId="5724009E" w14:textId="65B4E239" w:rsidR="001F0945" w:rsidRDefault="001F0945" w:rsidP="001F0945">
            <w:pPr>
              <w:spacing w:after="0" w:line="259" w:lineRule="auto"/>
              <w:ind w:left="1" w:firstLine="0"/>
            </w:pPr>
            <w:r w:rsidRPr="004A68CE">
              <w:rPr>
                <w:color w:val="FFFFFF"/>
              </w:rPr>
              <w:t xml:space="preserve">Tier </w:t>
            </w:r>
            <w:r w:rsidR="00734B05">
              <w:rPr>
                <w:color w:val="FFFFFF"/>
              </w:rPr>
              <w:t>2</w:t>
            </w:r>
          </w:p>
        </w:tc>
        <w:tc>
          <w:tcPr>
            <w:tcW w:w="1258" w:type="dxa"/>
            <w:tcBorders>
              <w:top w:val="single" w:sz="2" w:space="0" w:color="CCCCCC"/>
              <w:left w:val="single" w:sz="2" w:space="0" w:color="CCCCCC"/>
              <w:bottom w:val="single" w:sz="2" w:space="0" w:color="CCCCCC"/>
              <w:right w:val="single" w:sz="2" w:space="0" w:color="CCCCCC"/>
            </w:tcBorders>
            <w:shd w:val="clear" w:color="auto" w:fill="153D63" w:themeFill="text2" w:themeFillTint="E6"/>
          </w:tcPr>
          <w:p w14:paraId="1B388837" w14:textId="24D7B8ED" w:rsidR="001F0945" w:rsidRDefault="001F0945" w:rsidP="001F0945">
            <w:pPr>
              <w:spacing w:after="0" w:line="259" w:lineRule="auto"/>
              <w:ind w:left="0" w:firstLine="0"/>
              <w:rPr>
                <w:rFonts w:ascii="Segoe UI Symbol" w:eastAsia="Segoe UI Symbol" w:hAnsi="Segoe UI Symbol" w:cs="Segoe UI Symbol"/>
              </w:rPr>
            </w:pPr>
            <w:r w:rsidRPr="004A68CE">
              <w:rPr>
                <w:color w:val="FFFFFF"/>
              </w:rPr>
              <w:t xml:space="preserve">Tier </w:t>
            </w:r>
            <w:r w:rsidR="00734B05">
              <w:rPr>
                <w:color w:val="FFFFFF"/>
              </w:rPr>
              <w:t>3</w:t>
            </w:r>
          </w:p>
        </w:tc>
      </w:tr>
      <w:tr w:rsidR="001F0945" w14:paraId="6F0BC6DD"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53BF88CB" w14:textId="1B58F4DA" w:rsidR="00734B05" w:rsidRPr="00734B05" w:rsidRDefault="00734B05" w:rsidP="00734B05">
            <w:r w:rsidRPr="00734B05">
              <w:rPr>
                <w:rFonts w:ascii="Segoe UI Symbol" w:hAnsi="Segoe UI Symbol" w:cs="Segoe UI Symbol"/>
              </w:rPr>
              <w:t>★</w:t>
            </w:r>
            <w:r w:rsidRPr="00734B05">
              <w:t xml:space="preserve"> Tool is documented in FCCPS AI tool inventory</w:t>
            </w:r>
          </w:p>
        </w:tc>
        <w:tc>
          <w:tcPr>
            <w:tcW w:w="11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75EFA484" w14:textId="1C8CE0E5" w:rsidR="001F0945" w:rsidRDefault="00734B05" w:rsidP="00734B05">
            <w:pPr>
              <w:spacing w:after="0" w:line="259" w:lineRule="auto"/>
              <w:ind w:left="1" w:firstLine="0"/>
              <w:jc w:val="center"/>
            </w:pPr>
            <w:r w:rsidRPr="00734B05">
              <w:rPr>
                <w:rFonts w:ascii="Segoe UI Symbol" w:hAnsi="Segoe UI Symbol" w:cs="Segoe UI Symbol"/>
              </w:rPr>
              <w:t>✔</w:t>
            </w:r>
          </w:p>
        </w:tc>
        <w:tc>
          <w:tcPr>
            <w:tcW w:w="1201"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058754D1" w14:textId="3E0EFDA1" w:rsidR="001F0945" w:rsidRDefault="00734B05" w:rsidP="00734B05">
            <w:pPr>
              <w:spacing w:after="0" w:line="259" w:lineRule="auto"/>
              <w:ind w:left="1" w:firstLine="0"/>
              <w:jc w:val="cente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33CD88F4" w14:textId="29C9E588" w:rsidR="001F094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eastAsia="Segoe UI Symbol" w:hAnsi="Segoe UI Symbol" w:cs="Segoe UI Symbol"/>
              </w:rPr>
              <w:t>✔</w:t>
            </w:r>
          </w:p>
        </w:tc>
      </w:tr>
      <w:tr w:rsidR="001F0945" w14:paraId="251B81D2"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19C37EDD" w14:textId="495E5E96" w:rsidR="001F0945" w:rsidRDefault="00734B05">
            <w:pPr>
              <w:spacing w:after="0" w:line="259" w:lineRule="auto"/>
              <w:ind w:left="0" w:firstLine="0"/>
            </w:pPr>
            <w:r w:rsidRPr="00734B05">
              <w:rPr>
                <w:rFonts w:ascii="Segoe UI Symbol" w:hAnsi="Segoe UI Symbol" w:cs="Segoe UI Symbol"/>
              </w:rPr>
              <w:t>★</w:t>
            </w:r>
            <w:r w:rsidRPr="00734B05">
              <w:t xml:space="preserve"> Staff member can articulate educational </w:t>
            </w:r>
            <w:proofErr w:type="gramStart"/>
            <w:r w:rsidRPr="00734B05">
              <w:t>purpose</w:t>
            </w:r>
            <w:proofErr w:type="gramEnd"/>
            <w:r w:rsidRPr="00734B05">
              <w:t xml:space="preserve"> and how the tool supports student learning</w:t>
            </w:r>
          </w:p>
        </w:tc>
        <w:tc>
          <w:tcPr>
            <w:tcW w:w="11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7BE6A65E" w14:textId="5D53AB77" w:rsidR="001F0945" w:rsidRDefault="00734B05" w:rsidP="00734B05">
            <w:pPr>
              <w:spacing w:after="0" w:line="259" w:lineRule="auto"/>
              <w:ind w:left="1" w:firstLine="0"/>
              <w:jc w:val="center"/>
            </w:pPr>
            <w:r w:rsidRPr="00734B05">
              <w:rPr>
                <w:rFonts w:ascii="Segoe UI Symbol" w:hAnsi="Segoe UI Symbol" w:cs="Segoe UI Symbol"/>
              </w:rPr>
              <w:t>✔</w:t>
            </w:r>
          </w:p>
        </w:tc>
        <w:tc>
          <w:tcPr>
            <w:tcW w:w="1201"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5A896C4B" w14:textId="30FFC30A" w:rsidR="001F0945" w:rsidRDefault="00734B05" w:rsidP="00734B05">
            <w:pPr>
              <w:spacing w:after="0" w:line="259" w:lineRule="auto"/>
              <w:ind w:left="1" w:firstLine="0"/>
              <w:jc w:val="cente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650C54BB" w14:textId="5F00C0C8" w:rsidR="001F094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eastAsia="Segoe UI Symbol" w:hAnsi="Segoe UI Symbol" w:cs="Segoe UI Symbol"/>
              </w:rPr>
              <w:t>✔</w:t>
            </w:r>
          </w:p>
        </w:tc>
      </w:tr>
      <w:tr w:rsidR="001F0945" w14:paraId="18D81595"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679CD3BB" w14:textId="4C7E15EF" w:rsidR="001F0945" w:rsidRDefault="00734B05">
            <w:pPr>
              <w:spacing w:after="0" w:line="259" w:lineRule="auto"/>
              <w:ind w:left="0" w:firstLine="0"/>
            </w:pPr>
            <w:r w:rsidRPr="00734B05">
              <w:rPr>
                <w:rFonts w:ascii="Segoe UI Symbol" w:hAnsi="Segoe UI Symbol" w:cs="Segoe UI Symbol"/>
              </w:rPr>
              <w:t>★</w:t>
            </w:r>
            <w:r w:rsidRPr="00734B05">
              <w:t xml:space="preserve"> No student data is entered into the tool without appropriate authorization</w:t>
            </w:r>
          </w:p>
        </w:tc>
        <w:tc>
          <w:tcPr>
            <w:tcW w:w="1100"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067389C6" w14:textId="284F6033" w:rsidR="001F0945" w:rsidRDefault="00734B05" w:rsidP="00734B05">
            <w:pPr>
              <w:spacing w:after="0" w:line="259" w:lineRule="auto"/>
              <w:ind w:left="1" w:firstLine="0"/>
              <w:jc w:val="center"/>
            </w:pPr>
            <w:r w:rsidRPr="00734B05">
              <w:rPr>
                <w:rFonts w:ascii="Segoe UI Symbol" w:hAnsi="Segoe UI Symbol" w:cs="Segoe UI Symbol"/>
              </w:rPr>
              <w:t>✔</w:t>
            </w:r>
          </w:p>
        </w:tc>
        <w:tc>
          <w:tcPr>
            <w:tcW w:w="1201"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1979266E" w14:textId="6A67EC1E" w:rsidR="001F0945" w:rsidRDefault="00734B05" w:rsidP="00734B05">
            <w:pPr>
              <w:spacing w:after="0" w:line="259" w:lineRule="auto"/>
              <w:ind w:left="1" w:firstLine="0"/>
              <w:jc w:val="cente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D9F2D0" w:themeFill="accent6" w:themeFillTint="33"/>
            <w:vAlign w:val="center"/>
          </w:tcPr>
          <w:p w14:paraId="57C417F6" w14:textId="3E07A51B" w:rsidR="001F094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eastAsia="Segoe UI Symbol" w:hAnsi="Segoe UI Symbol" w:cs="Segoe UI Symbol"/>
              </w:rPr>
              <w:t>✔</w:t>
            </w:r>
          </w:p>
        </w:tc>
      </w:tr>
      <w:tr w:rsidR="001F0945" w14:paraId="621A1AC9"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0DF0AF3A" w14:textId="3F9D73DE" w:rsidR="001F0945" w:rsidRDefault="00734B05">
            <w:pPr>
              <w:spacing w:after="0" w:line="259" w:lineRule="auto"/>
              <w:ind w:left="0" w:firstLine="0"/>
            </w:pPr>
            <w:r w:rsidRPr="00734B05">
              <w:t>Vendor confirms anonymization methodology in writing</w:t>
            </w:r>
          </w:p>
          <w:p w14:paraId="3FBF5845" w14:textId="77777777" w:rsidR="00734B05" w:rsidRPr="00734B05" w:rsidRDefault="00734B05" w:rsidP="00734B05">
            <w:pPr>
              <w:jc w:val="center"/>
            </w:pP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2AAA2FCD" w14:textId="2F3F31A4" w:rsidR="001F0945" w:rsidRDefault="00734B05"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5DF8920E" w14:textId="208A2A2C" w:rsidR="001F0945" w:rsidRDefault="00734B05" w:rsidP="00734B05">
            <w:pPr>
              <w:spacing w:after="0" w:line="259" w:lineRule="auto"/>
              <w:ind w:left="1" w:firstLine="0"/>
              <w:jc w:val="cente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240800F9" w14:textId="49711B9F" w:rsidR="001F094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hAnsi="Segoe UI Symbol" w:cs="Segoe UI Symbol"/>
              </w:rPr>
              <w:t>✔</w:t>
            </w:r>
          </w:p>
        </w:tc>
      </w:tr>
      <w:tr w:rsidR="001F0945" w14:paraId="125CCAAB"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2BE24D84" w14:textId="4C5E4C28" w:rsidR="001F0945" w:rsidRDefault="00734B05">
            <w:pPr>
              <w:spacing w:after="0" w:line="259" w:lineRule="auto"/>
              <w:ind w:left="0" w:firstLine="0"/>
            </w:pPr>
            <w:r w:rsidRPr="00734B05">
              <w:t>Data Processing Agreement (DPA) reviewed and signed</w:t>
            </w:r>
          </w:p>
          <w:p w14:paraId="33F49467" w14:textId="77777777" w:rsidR="00734B05" w:rsidRPr="00734B05" w:rsidRDefault="00734B05" w:rsidP="00734B05">
            <w:pPr>
              <w:jc w:val="center"/>
            </w:pP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48EE11FA" w14:textId="26601EFF" w:rsidR="001F0945" w:rsidRDefault="00734B05"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70348680" w14:textId="3E5DF7FE" w:rsidR="001F0945" w:rsidRDefault="00734B05" w:rsidP="00734B05">
            <w:pPr>
              <w:spacing w:after="0" w:line="259" w:lineRule="auto"/>
              <w:ind w:left="1" w:firstLine="0"/>
              <w:jc w:val="cente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2A18BECF" w14:textId="133D714A" w:rsidR="001F094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hAnsi="Segoe UI Symbol" w:cs="Segoe UI Symbol"/>
              </w:rPr>
              <w:t>✔</w:t>
            </w:r>
          </w:p>
        </w:tc>
      </w:tr>
      <w:tr w:rsidR="001F0945" w14:paraId="4A45E33A"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67DD4CA5" w14:textId="7C649F0D" w:rsidR="001F0945" w:rsidRDefault="00734B05" w:rsidP="00734B05">
            <w:pPr>
              <w:spacing w:after="0" w:line="259" w:lineRule="auto"/>
              <w:ind w:left="0" w:firstLine="0"/>
            </w:pPr>
            <w:r w:rsidRPr="00734B05">
              <w:t>Data retention and deletion policy documented</w:t>
            </w: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2FD23301" w14:textId="5091DBE0" w:rsidR="001F0945" w:rsidRDefault="00734B05"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2DFB77C5" w14:textId="71AC7185" w:rsidR="001F0945" w:rsidRDefault="00734B05" w:rsidP="00734B05">
            <w:pPr>
              <w:spacing w:after="0" w:line="259" w:lineRule="auto"/>
              <w:ind w:left="1" w:firstLine="0"/>
              <w:jc w:val="cente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232E8235" w14:textId="372FE525" w:rsidR="001F094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hAnsi="Segoe UI Symbol" w:cs="Segoe UI Symbol"/>
              </w:rPr>
              <w:t>✔</w:t>
            </w:r>
          </w:p>
        </w:tc>
      </w:tr>
      <w:tr w:rsidR="00734B05" w14:paraId="2B7FAEA5" w14:textId="77777777" w:rsidTr="00734B05">
        <w:trPr>
          <w:trHeight w:val="692"/>
        </w:trPr>
        <w:tc>
          <w:tcPr>
            <w:tcW w:w="5805" w:type="dxa"/>
            <w:tcBorders>
              <w:top w:val="single" w:sz="2" w:space="0" w:color="CCCCCC"/>
              <w:left w:val="single" w:sz="2" w:space="0" w:color="CCCCCC"/>
              <w:bottom w:val="single" w:sz="2" w:space="0" w:color="CCCCCC"/>
              <w:right w:val="single" w:sz="2" w:space="0" w:color="CCCCCC"/>
            </w:tcBorders>
          </w:tcPr>
          <w:p w14:paraId="38D960AE" w14:textId="2F2769B1" w:rsidR="00734B05" w:rsidRPr="00734B05" w:rsidRDefault="00734B05" w:rsidP="00734B05">
            <w:pPr>
              <w:spacing w:after="0" w:line="259" w:lineRule="auto"/>
              <w:ind w:left="0" w:firstLine="0"/>
            </w:pPr>
            <w:r w:rsidRPr="00734B05">
              <w:t>FERPA compliance verified</w:t>
            </w: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065EB30E" w14:textId="06AD05E8" w:rsidR="00734B05" w:rsidRDefault="00734B05"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7A07CA44" w14:textId="4EDBE52A" w:rsidR="00734B05" w:rsidRPr="00734B05" w:rsidRDefault="00734B05" w:rsidP="00734B05">
            <w:pPr>
              <w:spacing w:after="0" w:line="259" w:lineRule="auto"/>
              <w:ind w:left="1" w:firstLine="0"/>
              <w:jc w:val="center"/>
              <w:rPr>
                <w:rFonts w:ascii="Segoe UI Symbol" w:hAnsi="Segoe UI Symbol" w:cs="Segoe UI Symbol"/>
              </w:rPr>
            </w:pPr>
            <w:r w:rsidRPr="00734B05">
              <w:rPr>
                <w:rFonts w:ascii="Segoe UI Symbol" w:hAnsi="Segoe UI Symbol" w:cs="Segoe UI Symbol"/>
              </w:rPr>
              <w:t>✔</w:t>
            </w:r>
          </w:p>
        </w:tc>
        <w:tc>
          <w:tcPr>
            <w:tcW w:w="1258" w:type="dxa"/>
            <w:tcBorders>
              <w:top w:val="single" w:sz="2" w:space="0" w:color="CCCCCC"/>
              <w:left w:val="single" w:sz="2" w:space="0" w:color="CCCCCC"/>
              <w:bottom w:val="single" w:sz="2" w:space="0" w:color="CCCCCC"/>
              <w:right w:val="single" w:sz="2" w:space="0" w:color="CCCCCC"/>
            </w:tcBorders>
            <w:shd w:val="clear" w:color="auto" w:fill="FFFFC9"/>
            <w:vAlign w:val="center"/>
          </w:tcPr>
          <w:p w14:paraId="17E79D06" w14:textId="60FCA5E7" w:rsidR="00734B05" w:rsidRDefault="00734B05" w:rsidP="00734B05">
            <w:pPr>
              <w:spacing w:after="0" w:line="259" w:lineRule="auto"/>
              <w:ind w:left="0" w:firstLine="0"/>
              <w:jc w:val="center"/>
              <w:rPr>
                <w:rFonts w:ascii="Segoe UI Symbol" w:eastAsia="Segoe UI Symbol" w:hAnsi="Segoe UI Symbol" w:cs="Segoe UI Symbol"/>
              </w:rPr>
            </w:pPr>
            <w:r w:rsidRPr="00734B05">
              <w:rPr>
                <w:rFonts w:ascii="Segoe UI Symbol" w:hAnsi="Segoe UI Symbol" w:cs="Segoe UI Symbol"/>
              </w:rPr>
              <w:t>✔</w:t>
            </w:r>
          </w:p>
        </w:tc>
      </w:tr>
      <w:tr w:rsidR="004A57E6" w14:paraId="7BED07A6" w14:textId="77777777">
        <w:trPr>
          <w:trHeight w:val="692"/>
        </w:trPr>
        <w:tc>
          <w:tcPr>
            <w:tcW w:w="5805" w:type="dxa"/>
            <w:tcBorders>
              <w:top w:val="single" w:sz="2" w:space="0" w:color="CCCCCC"/>
              <w:left w:val="single" w:sz="2" w:space="0" w:color="CCCCCC"/>
              <w:bottom w:val="single" w:sz="2" w:space="0" w:color="CCCCCC"/>
              <w:right w:val="single" w:sz="2" w:space="0" w:color="CCCCCC"/>
            </w:tcBorders>
          </w:tcPr>
          <w:p w14:paraId="5E55D61F" w14:textId="77777777" w:rsidR="004A57E6" w:rsidRDefault="001E545B">
            <w:pPr>
              <w:spacing w:after="0" w:line="259" w:lineRule="auto"/>
              <w:ind w:left="0" w:firstLine="0"/>
            </w:pPr>
            <w:r>
              <w:t xml:space="preserve">Vendor security assessment completed (encryption, access controls, breach notification) </w:t>
            </w: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1E044100" w14:textId="69DC0B58" w:rsidR="004A57E6" w:rsidRDefault="001E545B"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243E5965" w14:textId="39AC2009" w:rsidR="004A57E6" w:rsidRDefault="001E545B" w:rsidP="00734B05">
            <w:pPr>
              <w:spacing w:after="0" w:line="259" w:lineRule="auto"/>
              <w:ind w:left="1" w:firstLine="0"/>
              <w:jc w:val="center"/>
            </w:pPr>
            <w:r>
              <w:t>--</w:t>
            </w:r>
          </w:p>
        </w:tc>
        <w:tc>
          <w:tcPr>
            <w:tcW w:w="1258" w:type="dxa"/>
            <w:tcBorders>
              <w:top w:val="single" w:sz="2" w:space="0" w:color="CCCCCC"/>
              <w:left w:val="single" w:sz="2" w:space="0" w:color="CCCCCC"/>
              <w:bottom w:val="single" w:sz="2" w:space="0" w:color="CCCCCC"/>
              <w:right w:val="single" w:sz="2" w:space="0" w:color="CCCCCC"/>
            </w:tcBorders>
            <w:shd w:val="clear" w:color="auto" w:fill="FDEDEC"/>
            <w:vAlign w:val="center"/>
          </w:tcPr>
          <w:p w14:paraId="06F83A9B" w14:textId="275C41AA" w:rsidR="004A57E6" w:rsidRDefault="00734B05" w:rsidP="00734B05">
            <w:pPr>
              <w:spacing w:after="0" w:line="259" w:lineRule="auto"/>
              <w:ind w:left="0" w:firstLine="0"/>
              <w:jc w:val="center"/>
            </w:pPr>
            <w:r w:rsidRPr="00734B05">
              <w:rPr>
                <w:rFonts w:ascii="Segoe UI Symbol" w:eastAsia="Segoe UI Symbol" w:hAnsi="Segoe UI Symbol" w:cs="Segoe UI Symbol"/>
              </w:rPr>
              <w:t>✔</w:t>
            </w:r>
          </w:p>
        </w:tc>
      </w:tr>
      <w:tr w:rsidR="004A57E6" w14:paraId="3C781F78" w14:textId="77777777">
        <w:trPr>
          <w:trHeight w:val="785"/>
        </w:trPr>
        <w:tc>
          <w:tcPr>
            <w:tcW w:w="5805" w:type="dxa"/>
            <w:tcBorders>
              <w:top w:val="single" w:sz="2" w:space="0" w:color="CCCCCC"/>
              <w:left w:val="single" w:sz="2" w:space="0" w:color="CCCCCC"/>
              <w:bottom w:val="single" w:sz="2" w:space="0" w:color="CCCCCC"/>
              <w:right w:val="single" w:sz="2" w:space="0" w:color="CCCCCC"/>
            </w:tcBorders>
            <w:vAlign w:val="center"/>
          </w:tcPr>
          <w:p w14:paraId="4F4B661D" w14:textId="77777777" w:rsidR="004A57E6" w:rsidRDefault="001E545B">
            <w:pPr>
              <w:spacing w:after="0" w:line="259" w:lineRule="auto"/>
              <w:ind w:left="0" w:firstLine="0"/>
            </w:pPr>
            <w:r>
              <w:t xml:space="preserve">Algorithmic bias assessment completed for any tool making recommendations about students </w:t>
            </w: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1A99354A" w14:textId="471D8482" w:rsidR="004A57E6" w:rsidRDefault="001E545B"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029E07B1" w14:textId="52713E80" w:rsidR="004A57E6" w:rsidRDefault="001E545B" w:rsidP="00734B05">
            <w:pPr>
              <w:spacing w:after="0" w:line="259" w:lineRule="auto"/>
              <w:ind w:left="1" w:firstLine="0"/>
              <w:jc w:val="center"/>
            </w:pPr>
            <w:r>
              <w:t>--</w:t>
            </w:r>
          </w:p>
        </w:tc>
        <w:tc>
          <w:tcPr>
            <w:tcW w:w="1258" w:type="dxa"/>
            <w:tcBorders>
              <w:top w:val="single" w:sz="2" w:space="0" w:color="CCCCCC"/>
              <w:left w:val="single" w:sz="2" w:space="0" w:color="CCCCCC"/>
              <w:bottom w:val="single" w:sz="2" w:space="0" w:color="CCCCCC"/>
              <w:right w:val="single" w:sz="2" w:space="0" w:color="CCCCCC"/>
            </w:tcBorders>
            <w:shd w:val="clear" w:color="auto" w:fill="FDEDEC"/>
            <w:vAlign w:val="center"/>
          </w:tcPr>
          <w:p w14:paraId="0399C06F" w14:textId="2465750C" w:rsidR="004A57E6" w:rsidRDefault="00734B05" w:rsidP="00734B05">
            <w:pPr>
              <w:spacing w:after="0" w:line="259" w:lineRule="auto"/>
              <w:ind w:left="0" w:firstLine="0"/>
              <w:jc w:val="center"/>
            </w:pPr>
            <w:r w:rsidRPr="00734B05">
              <w:rPr>
                <w:rFonts w:ascii="Segoe UI Symbol" w:eastAsia="Segoe UI Symbol" w:hAnsi="Segoe UI Symbol" w:cs="Segoe UI Symbol"/>
              </w:rPr>
              <w:t>✔</w:t>
            </w:r>
          </w:p>
        </w:tc>
      </w:tr>
      <w:tr w:rsidR="004A57E6" w14:paraId="0339F402" w14:textId="77777777">
        <w:trPr>
          <w:trHeight w:val="713"/>
        </w:trPr>
        <w:tc>
          <w:tcPr>
            <w:tcW w:w="5805" w:type="dxa"/>
            <w:tcBorders>
              <w:top w:val="single" w:sz="2" w:space="0" w:color="CCCCCC"/>
              <w:left w:val="single" w:sz="2" w:space="0" w:color="CCCCCC"/>
              <w:bottom w:val="single" w:sz="2" w:space="0" w:color="CCCCCC"/>
              <w:right w:val="single" w:sz="2" w:space="0" w:color="CCCCCC"/>
            </w:tcBorders>
          </w:tcPr>
          <w:p w14:paraId="675C1174" w14:textId="77777777" w:rsidR="004A57E6" w:rsidRDefault="001E545B">
            <w:pPr>
              <w:spacing w:after="0" w:line="259" w:lineRule="auto"/>
              <w:ind w:left="0" w:right="49" w:firstLine="0"/>
            </w:pPr>
            <w:r>
              <w:t xml:space="preserve">Human-in-the-loop confirmed for consequential decisions (placement, grading, intervention) </w:t>
            </w: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52167C03" w14:textId="4F9F25A3" w:rsidR="004A57E6" w:rsidRDefault="001E545B"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5F5F5"/>
            <w:vAlign w:val="center"/>
          </w:tcPr>
          <w:p w14:paraId="43A05602" w14:textId="2773C458" w:rsidR="004A57E6" w:rsidRDefault="001E545B" w:rsidP="00734B05">
            <w:pPr>
              <w:spacing w:after="0" w:line="259" w:lineRule="auto"/>
              <w:ind w:left="1" w:firstLine="0"/>
              <w:jc w:val="center"/>
            </w:pPr>
            <w:r>
              <w:t>--</w:t>
            </w:r>
          </w:p>
        </w:tc>
        <w:tc>
          <w:tcPr>
            <w:tcW w:w="1258" w:type="dxa"/>
            <w:tcBorders>
              <w:top w:val="single" w:sz="2" w:space="0" w:color="CCCCCC"/>
              <w:left w:val="single" w:sz="2" w:space="0" w:color="CCCCCC"/>
              <w:bottom w:val="single" w:sz="2" w:space="0" w:color="CCCCCC"/>
              <w:right w:val="single" w:sz="2" w:space="0" w:color="CCCCCC"/>
            </w:tcBorders>
            <w:shd w:val="clear" w:color="auto" w:fill="FDEDEC"/>
            <w:vAlign w:val="center"/>
          </w:tcPr>
          <w:p w14:paraId="7910592C" w14:textId="42306EF7" w:rsidR="004A57E6" w:rsidRDefault="00734B05" w:rsidP="00734B05">
            <w:pPr>
              <w:spacing w:after="0" w:line="259" w:lineRule="auto"/>
              <w:ind w:left="0" w:firstLine="0"/>
              <w:jc w:val="center"/>
            </w:pPr>
            <w:r w:rsidRPr="00734B05">
              <w:rPr>
                <w:rFonts w:ascii="Segoe UI Symbol" w:eastAsia="Segoe UI Symbol" w:hAnsi="Segoe UI Symbol" w:cs="Segoe UI Symbol"/>
              </w:rPr>
              <w:t>✔</w:t>
            </w:r>
          </w:p>
        </w:tc>
      </w:tr>
      <w:tr w:rsidR="004A57E6" w14:paraId="52D83E2D" w14:textId="77777777">
        <w:trPr>
          <w:trHeight w:val="754"/>
        </w:trPr>
        <w:tc>
          <w:tcPr>
            <w:tcW w:w="5805" w:type="dxa"/>
            <w:tcBorders>
              <w:top w:val="single" w:sz="2" w:space="0" w:color="CCCCCC"/>
              <w:left w:val="single" w:sz="2" w:space="0" w:color="CCCCCC"/>
              <w:bottom w:val="single" w:sz="2" w:space="0" w:color="CCCCCC"/>
              <w:right w:val="single" w:sz="2" w:space="0" w:color="CCCCCC"/>
            </w:tcBorders>
            <w:shd w:val="clear" w:color="auto" w:fill="FFFFFF"/>
          </w:tcPr>
          <w:p w14:paraId="6152B07D" w14:textId="77777777" w:rsidR="004A57E6" w:rsidRDefault="001E545B">
            <w:pPr>
              <w:spacing w:after="0" w:line="259" w:lineRule="auto"/>
              <w:ind w:left="0" w:firstLine="0"/>
              <w:jc w:val="both"/>
            </w:pPr>
            <w:r>
              <w:t xml:space="preserve">COPPA compliance verified (if tool is used by students under 13) </w:t>
            </w:r>
          </w:p>
        </w:tc>
        <w:tc>
          <w:tcPr>
            <w:tcW w:w="1100" w:type="dxa"/>
            <w:tcBorders>
              <w:top w:val="single" w:sz="2" w:space="0" w:color="CCCCCC"/>
              <w:left w:val="single" w:sz="2" w:space="0" w:color="CCCCCC"/>
              <w:bottom w:val="single" w:sz="2" w:space="0" w:color="CCCCCC"/>
              <w:right w:val="single" w:sz="2" w:space="0" w:color="CCCCCC"/>
            </w:tcBorders>
            <w:shd w:val="clear" w:color="auto" w:fill="F5F5F5"/>
            <w:vAlign w:val="bottom"/>
          </w:tcPr>
          <w:p w14:paraId="3C499B5B" w14:textId="7C203BEE" w:rsidR="004A57E6" w:rsidRDefault="001E545B" w:rsidP="00734B05">
            <w:pPr>
              <w:spacing w:after="0" w:line="259" w:lineRule="auto"/>
              <w:ind w:left="1" w:firstLine="0"/>
              <w:jc w:val="center"/>
            </w:pPr>
            <w:r>
              <w:t>--</w:t>
            </w:r>
          </w:p>
        </w:tc>
        <w:tc>
          <w:tcPr>
            <w:tcW w:w="1201" w:type="dxa"/>
            <w:tcBorders>
              <w:top w:val="single" w:sz="2" w:space="0" w:color="CCCCCC"/>
              <w:left w:val="single" w:sz="2" w:space="0" w:color="CCCCCC"/>
              <w:bottom w:val="single" w:sz="2" w:space="0" w:color="CCCCCC"/>
              <w:right w:val="single" w:sz="2" w:space="0" w:color="CCCCCC"/>
            </w:tcBorders>
            <w:shd w:val="clear" w:color="auto" w:fill="F5F5F5"/>
            <w:vAlign w:val="bottom"/>
          </w:tcPr>
          <w:p w14:paraId="6ED9CAC5" w14:textId="7BA82520" w:rsidR="004A57E6" w:rsidRDefault="001E545B" w:rsidP="00734B05">
            <w:pPr>
              <w:spacing w:after="0" w:line="259" w:lineRule="auto"/>
              <w:ind w:left="1" w:firstLine="0"/>
              <w:jc w:val="center"/>
            </w:pPr>
            <w:r>
              <w:t>--</w:t>
            </w:r>
          </w:p>
        </w:tc>
        <w:tc>
          <w:tcPr>
            <w:tcW w:w="1258" w:type="dxa"/>
            <w:tcBorders>
              <w:top w:val="single" w:sz="2" w:space="0" w:color="CCCCCC"/>
              <w:left w:val="single" w:sz="2" w:space="0" w:color="CCCCCC"/>
              <w:bottom w:val="single" w:sz="2" w:space="0" w:color="CCCCCC"/>
              <w:right w:val="single" w:sz="2" w:space="0" w:color="CCCCCC"/>
            </w:tcBorders>
            <w:shd w:val="clear" w:color="auto" w:fill="FDEDEC"/>
            <w:vAlign w:val="bottom"/>
          </w:tcPr>
          <w:p w14:paraId="3444EA2B" w14:textId="5525D1AF" w:rsidR="004A57E6" w:rsidRDefault="00734B05" w:rsidP="00734B05">
            <w:pPr>
              <w:spacing w:after="0" w:line="259" w:lineRule="auto"/>
              <w:ind w:left="0" w:firstLine="0"/>
              <w:jc w:val="center"/>
            </w:pPr>
            <w:r w:rsidRPr="00734B05">
              <w:rPr>
                <w:rFonts w:ascii="Segoe UI Symbol" w:eastAsia="Segoe UI Symbol" w:hAnsi="Segoe UI Symbol" w:cs="Segoe UI Symbol"/>
              </w:rPr>
              <w:t>✔</w:t>
            </w:r>
          </w:p>
        </w:tc>
      </w:tr>
      <w:tr w:rsidR="004A57E6" w14:paraId="53350255" w14:textId="77777777">
        <w:trPr>
          <w:trHeight w:val="125"/>
        </w:trPr>
        <w:tc>
          <w:tcPr>
            <w:tcW w:w="5805" w:type="dxa"/>
            <w:tcBorders>
              <w:top w:val="single" w:sz="2" w:space="0" w:color="CCCCCC"/>
              <w:left w:val="single" w:sz="2" w:space="0" w:color="CCCCCC"/>
              <w:bottom w:val="nil"/>
              <w:right w:val="single" w:sz="2" w:space="0" w:color="CCCCCC"/>
            </w:tcBorders>
            <w:shd w:val="clear" w:color="auto" w:fill="FFFFFF"/>
          </w:tcPr>
          <w:p w14:paraId="4CD613EC" w14:textId="77777777" w:rsidR="004A57E6" w:rsidRDefault="004A57E6">
            <w:pPr>
              <w:spacing w:after="160" w:line="259" w:lineRule="auto"/>
              <w:ind w:left="0" w:firstLine="0"/>
            </w:pPr>
          </w:p>
        </w:tc>
        <w:tc>
          <w:tcPr>
            <w:tcW w:w="1100" w:type="dxa"/>
            <w:vMerge w:val="restart"/>
            <w:tcBorders>
              <w:top w:val="single" w:sz="2" w:space="0" w:color="CCCCCC"/>
              <w:left w:val="single" w:sz="2" w:space="0" w:color="CCCCCC"/>
              <w:bottom w:val="single" w:sz="2" w:space="0" w:color="CCCCCC"/>
              <w:right w:val="single" w:sz="2" w:space="0" w:color="CCCCCC"/>
            </w:tcBorders>
            <w:shd w:val="clear" w:color="auto" w:fill="F5F5F5"/>
            <w:vAlign w:val="center"/>
          </w:tcPr>
          <w:p w14:paraId="4BC71AD4" w14:textId="67AE7EB2" w:rsidR="004A57E6" w:rsidRDefault="001E545B" w:rsidP="00734B05">
            <w:pPr>
              <w:spacing w:after="0" w:line="259" w:lineRule="auto"/>
              <w:ind w:left="1" w:firstLine="0"/>
              <w:jc w:val="center"/>
            </w:pPr>
            <w:r>
              <w:t>--</w:t>
            </w:r>
          </w:p>
        </w:tc>
        <w:tc>
          <w:tcPr>
            <w:tcW w:w="1201" w:type="dxa"/>
            <w:vMerge w:val="restart"/>
            <w:tcBorders>
              <w:top w:val="single" w:sz="2" w:space="0" w:color="CCCCCC"/>
              <w:left w:val="single" w:sz="2" w:space="0" w:color="CCCCCC"/>
              <w:bottom w:val="single" w:sz="2" w:space="0" w:color="CCCCCC"/>
              <w:right w:val="single" w:sz="2" w:space="0" w:color="CCCCCC"/>
            </w:tcBorders>
            <w:shd w:val="clear" w:color="auto" w:fill="F5F5F5"/>
            <w:vAlign w:val="center"/>
          </w:tcPr>
          <w:p w14:paraId="305D058B" w14:textId="2C3F5AE4" w:rsidR="004A57E6" w:rsidRDefault="001E545B" w:rsidP="00734B05">
            <w:pPr>
              <w:spacing w:after="0" w:line="259" w:lineRule="auto"/>
              <w:ind w:left="1" w:firstLine="0"/>
              <w:jc w:val="center"/>
            </w:pPr>
            <w:r>
              <w:t>--</w:t>
            </w:r>
          </w:p>
        </w:tc>
        <w:tc>
          <w:tcPr>
            <w:tcW w:w="1258" w:type="dxa"/>
            <w:vMerge w:val="restart"/>
            <w:tcBorders>
              <w:top w:val="single" w:sz="2" w:space="0" w:color="CCCCCC"/>
              <w:left w:val="single" w:sz="2" w:space="0" w:color="CCCCCC"/>
              <w:bottom w:val="single" w:sz="2" w:space="0" w:color="CCCCCC"/>
              <w:right w:val="single" w:sz="2" w:space="0" w:color="CCCCCC"/>
            </w:tcBorders>
            <w:shd w:val="clear" w:color="auto" w:fill="FDEDEC"/>
            <w:vAlign w:val="bottom"/>
          </w:tcPr>
          <w:p w14:paraId="7BAA66C1" w14:textId="1C12CF06" w:rsidR="004A57E6" w:rsidRDefault="00734B05" w:rsidP="00734B05">
            <w:pPr>
              <w:spacing w:after="0" w:line="259" w:lineRule="auto"/>
              <w:ind w:left="0" w:firstLine="0"/>
              <w:jc w:val="center"/>
            </w:pPr>
            <w:r w:rsidRPr="00734B05">
              <w:rPr>
                <w:rFonts w:ascii="Segoe UI Symbol" w:eastAsia="Segoe UI Symbol" w:hAnsi="Segoe UI Symbol" w:cs="Segoe UI Symbol"/>
              </w:rPr>
              <w:t>✔</w:t>
            </w:r>
          </w:p>
        </w:tc>
      </w:tr>
      <w:tr w:rsidR="004A57E6" w14:paraId="5148D3B8" w14:textId="77777777">
        <w:trPr>
          <w:trHeight w:val="639"/>
        </w:trPr>
        <w:tc>
          <w:tcPr>
            <w:tcW w:w="5805" w:type="dxa"/>
            <w:tcBorders>
              <w:top w:val="nil"/>
              <w:left w:val="single" w:sz="2" w:space="0" w:color="CCCCCC"/>
              <w:bottom w:val="single" w:sz="2" w:space="0" w:color="CCCCCC"/>
              <w:right w:val="single" w:sz="2" w:space="0" w:color="CCCCCC"/>
            </w:tcBorders>
          </w:tcPr>
          <w:p w14:paraId="33A75969" w14:textId="77777777" w:rsidR="004A57E6" w:rsidRDefault="001E545B">
            <w:pPr>
              <w:spacing w:after="0" w:line="259" w:lineRule="auto"/>
              <w:ind w:left="0" w:firstLine="0"/>
            </w:pPr>
            <w:r>
              <w:t xml:space="preserve">Pilot period completed with documented outcomes before broad deployment </w:t>
            </w:r>
          </w:p>
        </w:tc>
        <w:tc>
          <w:tcPr>
            <w:tcW w:w="0" w:type="auto"/>
            <w:vMerge/>
            <w:tcBorders>
              <w:top w:val="nil"/>
              <w:left w:val="single" w:sz="2" w:space="0" w:color="CCCCCC"/>
              <w:bottom w:val="single" w:sz="2" w:space="0" w:color="CCCCCC"/>
              <w:right w:val="single" w:sz="2" w:space="0" w:color="CCCCCC"/>
            </w:tcBorders>
          </w:tcPr>
          <w:p w14:paraId="361DE584" w14:textId="77777777" w:rsidR="004A57E6" w:rsidRDefault="004A57E6">
            <w:pPr>
              <w:spacing w:after="160" w:line="259" w:lineRule="auto"/>
              <w:ind w:left="0" w:firstLine="0"/>
            </w:pPr>
          </w:p>
        </w:tc>
        <w:tc>
          <w:tcPr>
            <w:tcW w:w="0" w:type="auto"/>
            <w:vMerge/>
            <w:tcBorders>
              <w:top w:val="nil"/>
              <w:left w:val="single" w:sz="2" w:space="0" w:color="CCCCCC"/>
              <w:bottom w:val="single" w:sz="2" w:space="0" w:color="CCCCCC"/>
              <w:right w:val="single" w:sz="2" w:space="0" w:color="CCCCCC"/>
            </w:tcBorders>
          </w:tcPr>
          <w:p w14:paraId="33FAC0A9" w14:textId="77777777" w:rsidR="004A57E6" w:rsidRDefault="004A57E6">
            <w:pPr>
              <w:spacing w:after="160" w:line="259" w:lineRule="auto"/>
              <w:ind w:left="0" w:firstLine="0"/>
            </w:pPr>
          </w:p>
        </w:tc>
        <w:tc>
          <w:tcPr>
            <w:tcW w:w="0" w:type="auto"/>
            <w:vMerge/>
            <w:tcBorders>
              <w:top w:val="nil"/>
              <w:left w:val="single" w:sz="2" w:space="0" w:color="CCCCCC"/>
              <w:bottom w:val="single" w:sz="2" w:space="0" w:color="CCCCCC"/>
              <w:right w:val="single" w:sz="2" w:space="0" w:color="CCCCCC"/>
            </w:tcBorders>
          </w:tcPr>
          <w:p w14:paraId="35BDE6B7" w14:textId="77777777" w:rsidR="004A57E6" w:rsidRDefault="004A57E6">
            <w:pPr>
              <w:spacing w:after="160" w:line="259" w:lineRule="auto"/>
              <w:ind w:left="0" w:firstLine="0"/>
            </w:pPr>
          </w:p>
        </w:tc>
      </w:tr>
      <w:tr w:rsidR="004A57E6" w14:paraId="6687EF6D" w14:textId="77777777">
        <w:trPr>
          <w:trHeight w:val="715"/>
        </w:trPr>
        <w:tc>
          <w:tcPr>
            <w:tcW w:w="5805"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71EF207E" w14:textId="77777777" w:rsidR="004A57E6" w:rsidRDefault="001E545B">
            <w:pPr>
              <w:spacing w:after="0" w:line="259" w:lineRule="auto"/>
              <w:ind w:left="0" w:firstLine="0"/>
            </w:pPr>
            <w:r>
              <w:rPr>
                <w:b/>
              </w:rPr>
              <w:t xml:space="preserve">SPED ADD-ON: </w:t>
            </w:r>
            <w:r>
              <w:t xml:space="preserve">IDEA compliance review + parental consent for IEP/504 data </w:t>
            </w:r>
          </w:p>
        </w:tc>
        <w:tc>
          <w:tcPr>
            <w:tcW w:w="1100"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7DBE7C21" w14:textId="77777777" w:rsidR="004A57E6" w:rsidRDefault="001E545B">
            <w:pPr>
              <w:spacing w:after="0" w:line="259" w:lineRule="auto"/>
              <w:ind w:left="1" w:firstLine="0"/>
            </w:pPr>
            <w:r>
              <w:t xml:space="preserve">If SPED </w:t>
            </w:r>
          </w:p>
        </w:tc>
        <w:tc>
          <w:tcPr>
            <w:tcW w:w="1201"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0FACEFA8" w14:textId="77777777" w:rsidR="004A57E6" w:rsidRDefault="001E545B">
            <w:pPr>
              <w:spacing w:after="0" w:line="259" w:lineRule="auto"/>
              <w:ind w:left="1" w:firstLine="0"/>
            </w:pPr>
            <w:r>
              <w:t xml:space="preserve">If SPED </w:t>
            </w:r>
          </w:p>
        </w:tc>
        <w:tc>
          <w:tcPr>
            <w:tcW w:w="1258"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7872C8A2" w14:textId="77777777" w:rsidR="004A57E6" w:rsidRDefault="001E545B">
            <w:pPr>
              <w:spacing w:after="0" w:line="259" w:lineRule="auto"/>
              <w:ind w:left="0" w:firstLine="0"/>
            </w:pPr>
            <w:r>
              <w:t xml:space="preserve">If SPED </w:t>
            </w:r>
          </w:p>
        </w:tc>
      </w:tr>
      <w:tr w:rsidR="004A57E6" w14:paraId="1048BB5F" w14:textId="77777777">
        <w:trPr>
          <w:trHeight w:val="711"/>
        </w:trPr>
        <w:tc>
          <w:tcPr>
            <w:tcW w:w="5805"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07F91D1D" w14:textId="77777777" w:rsidR="004A57E6" w:rsidRDefault="001E545B">
            <w:pPr>
              <w:spacing w:after="0" w:line="259" w:lineRule="auto"/>
              <w:ind w:left="0" w:firstLine="0"/>
            </w:pPr>
            <w:r>
              <w:rPr>
                <w:b/>
              </w:rPr>
              <w:t xml:space="preserve">SPED ADD-ON: </w:t>
            </w:r>
            <w:r>
              <w:t xml:space="preserve">Accessibility review (assistive tech compatibility + UDL alignment) </w:t>
            </w:r>
          </w:p>
        </w:tc>
        <w:tc>
          <w:tcPr>
            <w:tcW w:w="1100"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7ADEA651" w14:textId="77777777" w:rsidR="004A57E6" w:rsidRDefault="001E545B">
            <w:pPr>
              <w:spacing w:after="0" w:line="259" w:lineRule="auto"/>
              <w:ind w:left="1" w:firstLine="0"/>
            </w:pPr>
            <w:r>
              <w:t xml:space="preserve">If SPED </w:t>
            </w:r>
          </w:p>
        </w:tc>
        <w:tc>
          <w:tcPr>
            <w:tcW w:w="1201"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4A9F67E3" w14:textId="77777777" w:rsidR="004A57E6" w:rsidRDefault="001E545B">
            <w:pPr>
              <w:spacing w:after="0" w:line="259" w:lineRule="auto"/>
              <w:ind w:left="1" w:firstLine="0"/>
            </w:pPr>
            <w:r>
              <w:t xml:space="preserve">If SPED </w:t>
            </w:r>
          </w:p>
        </w:tc>
        <w:tc>
          <w:tcPr>
            <w:tcW w:w="1258" w:type="dxa"/>
            <w:tcBorders>
              <w:top w:val="single" w:sz="2" w:space="0" w:color="CCCCCC"/>
              <w:left w:val="single" w:sz="2" w:space="0" w:color="CCCCCC"/>
              <w:bottom w:val="single" w:sz="2" w:space="0" w:color="CCCCCC"/>
              <w:right w:val="single" w:sz="2" w:space="0" w:color="CCCCCC"/>
            </w:tcBorders>
            <w:shd w:val="clear" w:color="auto" w:fill="F4E6FF"/>
            <w:vAlign w:val="bottom"/>
          </w:tcPr>
          <w:p w14:paraId="6061500C" w14:textId="77777777" w:rsidR="004A57E6" w:rsidRDefault="001E545B">
            <w:pPr>
              <w:spacing w:after="0" w:line="259" w:lineRule="auto"/>
              <w:ind w:left="0" w:firstLine="0"/>
            </w:pPr>
            <w:r>
              <w:t xml:space="preserve">If SPED </w:t>
            </w:r>
          </w:p>
        </w:tc>
      </w:tr>
    </w:tbl>
    <w:p w14:paraId="5148EB46" w14:textId="77777777" w:rsidR="004A57E6" w:rsidRDefault="001E545B">
      <w:pPr>
        <w:spacing w:after="0" w:line="259" w:lineRule="auto"/>
        <w:ind w:left="0" w:firstLine="0"/>
      </w:pPr>
      <w:r>
        <w:rPr>
          <w:b/>
        </w:rPr>
        <w:t xml:space="preserve"> </w:t>
      </w:r>
    </w:p>
    <w:p w14:paraId="7576CC5F" w14:textId="77777777" w:rsidR="004A57E6" w:rsidRDefault="001E545B" w:rsidP="00734B05">
      <w:pPr>
        <w:pStyle w:val="Heading2"/>
      </w:pPr>
      <w:r>
        <w:t xml:space="preserve">Deliverable 3: Top Risks, Mitigations &amp; Suggested Owners </w:t>
      </w:r>
    </w:p>
    <w:p w14:paraId="698B4096" w14:textId="77777777" w:rsidR="004A57E6" w:rsidRDefault="001E545B">
      <w:pPr>
        <w:spacing w:after="11"/>
        <w:ind w:left="0" w:firstLine="0"/>
      </w:pPr>
      <w:r>
        <w:rPr>
          <w:b/>
        </w:rPr>
        <w:t>Requirement</w:t>
      </w:r>
      <w:r>
        <w:t xml:space="preserve">: "Top risks + mitigations + suggested owners" </w:t>
      </w:r>
    </w:p>
    <w:tbl>
      <w:tblPr>
        <w:tblStyle w:val="TableGrid"/>
        <w:tblW w:w="9364" w:type="dxa"/>
        <w:tblInd w:w="-2" w:type="dxa"/>
        <w:tblCellMar>
          <w:top w:w="138" w:type="dxa"/>
          <w:left w:w="122" w:type="dxa"/>
          <w:right w:w="65" w:type="dxa"/>
        </w:tblCellMar>
        <w:tblLook w:val="04A0" w:firstRow="1" w:lastRow="0" w:firstColumn="1" w:lastColumn="0" w:noHBand="0" w:noVBand="1"/>
      </w:tblPr>
      <w:tblGrid>
        <w:gridCol w:w="2204"/>
        <w:gridCol w:w="7160"/>
      </w:tblGrid>
      <w:tr w:rsidR="004A57E6" w14:paraId="2326C87D" w14:textId="77777777">
        <w:trPr>
          <w:trHeight w:val="1827"/>
        </w:trPr>
        <w:tc>
          <w:tcPr>
            <w:tcW w:w="2204" w:type="dxa"/>
            <w:tcBorders>
              <w:top w:val="single" w:sz="2" w:space="0" w:color="CCCCCC"/>
              <w:left w:val="single" w:sz="2" w:space="0" w:color="CCCCCC"/>
              <w:bottom w:val="single" w:sz="2" w:space="0" w:color="CCCCCC"/>
              <w:right w:val="single" w:sz="2" w:space="0" w:color="CCCCCC"/>
            </w:tcBorders>
            <w:shd w:val="clear" w:color="auto" w:fill="FDEDEC"/>
          </w:tcPr>
          <w:p w14:paraId="1E399FDF" w14:textId="77777777" w:rsidR="004A57E6" w:rsidRDefault="001E545B">
            <w:pPr>
              <w:spacing w:after="0" w:line="259" w:lineRule="auto"/>
              <w:ind w:left="0" w:firstLine="0"/>
            </w:pPr>
            <w:r>
              <w:rPr>
                <w:b/>
              </w:rPr>
              <w:t>RISK 1</w:t>
            </w:r>
            <w:r>
              <w:t xml:space="preserve"> </w:t>
            </w:r>
          </w:p>
          <w:p w14:paraId="23B6FEA3" w14:textId="77777777" w:rsidR="004A57E6" w:rsidRDefault="001E545B">
            <w:pPr>
              <w:spacing w:after="0" w:line="259" w:lineRule="auto"/>
              <w:ind w:left="0" w:firstLine="0"/>
            </w:pPr>
            <w:r>
              <w:rPr>
                <w:b/>
              </w:rPr>
              <w:t>Severity: HIGH</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FDEDEC"/>
          </w:tcPr>
          <w:p w14:paraId="3E5377C6" w14:textId="77777777" w:rsidR="004A57E6" w:rsidRDefault="001E545B">
            <w:pPr>
              <w:spacing w:after="0" w:line="259" w:lineRule="auto"/>
              <w:ind w:left="1" w:firstLine="0"/>
            </w:pPr>
            <w:r>
              <w:rPr>
                <w:b/>
              </w:rPr>
              <w:t>Unvetted AI Tools Processing Student Data Without Governance</w:t>
            </w:r>
            <w:r>
              <w:t xml:space="preserve"> Without a structured approval process, teachers and staff may adopt AI tools that collect student PII without signed DPAs, creating FERPA violations and data exposure risk. Research shows no standardized regulations currently address AI-specific risks in K-12 education (DOE, 2023; Roschelle et al., 2024). </w:t>
            </w:r>
          </w:p>
        </w:tc>
      </w:tr>
      <w:tr w:rsidR="004A57E6" w14:paraId="3E9C2C55" w14:textId="77777777">
        <w:trPr>
          <w:trHeight w:val="1306"/>
        </w:trPr>
        <w:tc>
          <w:tcPr>
            <w:tcW w:w="2204" w:type="dxa"/>
            <w:tcBorders>
              <w:top w:val="single" w:sz="2" w:space="0" w:color="CCCCCC"/>
              <w:left w:val="single" w:sz="2" w:space="0" w:color="CCCCCC"/>
              <w:bottom w:val="single" w:sz="2" w:space="0" w:color="CCCCCC"/>
              <w:right w:val="single" w:sz="2" w:space="0" w:color="CCCCCC"/>
            </w:tcBorders>
            <w:shd w:val="clear" w:color="auto" w:fill="E6F4EA"/>
          </w:tcPr>
          <w:p w14:paraId="21E629EB" w14:textId="77777777" w:rsidR="004A57E6" w:rsidRDefault="001E545B">
            <w:pPr>
              <w:spacing w:after="0" w:line="259" w:lineRule="auto"/>
              <w:ind w:left="0" w:firstLine="0"/>
            </w:pPr>
            <w:r>
              <w:rPr>
                <w:b/>
              </w:rPr>
              <w:t>Mitigation</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6F4EA"/>
          </w:tcPr>
          <w:p w14:paraId="15E2F34A" w14:textId="77777777" w:rsidR="004A57E6" w:rsidRDefault="001E545B">
            <w:pPr>
              <w:spacing w:after="0" w:line="259" w:lineRule="auto"/>
              <w:ind w:left="1" w:firstLine="0"/>
            </w:pPr>
            <w:r>
              <w:t xml:space="preserve">Implement the tiered approval process (Deliverable 1). Maintain a district-wide AI tool inventory. Require DPA review for all Tier 2/3 tools. Communicate clear policy that unauthorized tool adoption is prohibited. </w:t>
            </w:r>
          </w:p>
        </w:tc>
      </w:tr>
      <w:tr w:rsidR="004A57E6" w14:paraId="54695BA5" w14:textId="77777777">
        <w:trPr>
          <w:trHeight w:val="750"/>
        </w:trPr>
        <w:tc>
          <w:tcPr>
            <w:tcW w:w="2204" w:type="dxa"/>
            <w:tcBorders>
              <w:top w:val="single" w:sz="2" w:space="0" w:color="CCCCCC"/>
              <w:left w:val="single" w:sz="2" w:space="0" w:color="CCCCCC"/>
              <w:bottom w:val="single" w:sz="2" w:space="0" w:color="CCCCCC"/>
              <w:right w:val="single" w:sz="2" w:space="0" w:color="CCCCCC"/>
            </w:tcBorders>
            <w:shd w:val="clear" w:color="auto" w:fill="E8F0FE"/>
          </w:tcPr>
          <w:p w14:paraId="085D998A" w14:textId="77777777" w:rsidR="004A57E6" w:rsidRDefault="001E545B">
            <w:pPr>
              <w:spacing w:after="0" w:line="259" w:lineRule="auto"/>
              <w:ind w:left="0" w:firstLine="0"/>
            </w:pPr>
            <w:r>
              <w:rPr>
                <w:b/>
              </w:rPr>
              <w:t>Owner</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8F0FE"/>
          </w:tcPr>
          <w:p w14:paraId="09D802C0" w14:textId="77777777" w:rsidR="004A57E6" w:rsidRDefault="001E545B">
            <w:pPr>
              <w:spacing w:after="0" w:line="259" w:lineRule="auto"/>
              <w:ind w:left="1" w:firstLine="0"/>
            </w:pPr>
            <w:r>
              <w:t xml:space="preserve">IT Department (tool inventory + DPA management) + Building </w:t>
            </w:r>
          </w:p>
          <w:p w14:paraId="3EEE3B65" w14:textId="77777777" w:rsidR="004A57E6" w:rsidRDefault="001E545B">
            <w:pPr>
              <w:spacing w:after="0" w:line="259" w:lineRule="auto"/>
              <w:ind w:left="1" w:firstLine="0"/>
            </w:pPr>
            <w:r>
              <w:t xml:space="preserve">Administrators (enforcement) </w:t>
            </w:r>
          </w:p>
        </w:tc>
      </w:tr>
    </w:tbl>
    <w:p w14:paraId="68EDAD7E" w14:textId="77777777" w:rsidR="004A57E6" w:rsidRDefault="001E545B">
      <w:pPr>
        <w:spacing w:after="0" w:line="259" w:lineRule="auto"/>
        <w:ind w:left="0" w:firstLine="0"/>
      </w:pPr>
      <w:r>
        <w:t xml:space="preserve"> </w:t>
      </w:r>
    </w:p>
    <w:tbl>
      <w:tblPr>
        <w:tblStyle w:val="TableGrid"/>
        <w:tblW w:w="9364" w:type="dxa"/>
        <w:tblInd w:w="-2" w:type="dxa"/>
        <w:tblCellMar>
          <w:top w:w="134" w:type="dxa"/>
          <w:left w:w="122" w:type="dxa"/>
          <w:right w:w="115" w:type="dxa"/>
        </w:tblCellMar>
        <w:tblLook w:val="04A0" w:firstRow="1" w:lastRow="0" w:firstColumn="1" w:lastColumn="0" w:noHBand="0" w:noVBand="1"/>
      </w:tblPr>
      <w:tblGrid>
        <w:gridCol w:w="2204"/>
        <w:gridCol w:w="7160"/>
      </w:tblGrid>
      <w:tr w:rsidR="004A57E6" w14:paraId="63AF23F7" w14:textId="77777777">
        <w:trPr>
          <w:trHeight w:val="1823"/>
        </w:trPr>
        <w:tc>
          <w:tcPr>
            <w:tcW w:w="2204" w:type="dxa"/>
            <w:tcBorders>
              <w:top w:val="single" w:sz="2" w:space="0" w:color="CCCCCC"/>
              <w:left w:val="single" w:sz="2" w:space="0" w:color="CCCCCC"/>
              <w:bottom w:val="single" w:sz="2" w:space="0" w:color="CCCCCC"/>
              <w:right w:val="single" w:sz="2" w:space="0" w:color="CCCCCC"/>
            </w:tcBorders>
            <w:shd w:val="clear" w:color="auto" w:fill="FDEDEC"/>
          </w:tcPr>
          <w:p w14:paraId="0125B1D7" w14:textId="77777777" w:rsidR="004A57E6" w:rsidRDefault="001E545B">
            <w:pPr>
              <w:spacing w:after="0" w:line="259" w:lineRule="auto"/>
              <w:ind w:left="0" w:firstLine="0"/>
            </w:pPr>
            <w:r>
              <w:rPr>
                <w:b/>
              </w:rPr>
              <w:t>RISK 2</w:t>
            </w:r>
            <w:r>
              <w:t xml:space="preserve"> </w:t>
            </w:r>
          </w:p>
          <w:p w14:paraId="1E242A46" w14:textId="77777777" w:rsidR="004A57E6" w:rsidRDefault="001E545B">
            <w:pPr>
              <w:spacing w:after="0" w:line="259" w:lineRule="auto"/>
              <w:ind w:left="0" w:firstLine="0"/>
            </w:pPr>
            <w:r>
              <w:rPr>
                <w:b/>
              </w:rPr>
              <w:t>Severity: HIGH</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FDEDEC"/>
          </w:tcPr>
          <w:p w14:paraId="6C767680" w14:textId="77777777" w:rsidR="004A57E6" w:rsidRDefault="001E545B">
            <w:pPr>
              <w:spacing w:after="0" w:line="259" w:lineRule="auto"/>
              <w:ind w:left="1" w:firstLine="0"/>
            </w:pPr>
            <w:r>
              <w:rPr>
                <w:b/>
              </w:rPr>
              <w:t>IEP/504 Data Exposure Through AI Tools</w:t>
            </w:r>
            <w:r>
              <w:t xml:space="preserve"> </w:t>
            </w:r>
          </w:p>
          <w:p w14:paraId="17AD0540" w14:textId="77777777" w:rsidR="004A57E6" w:rsidRDefault="001E545B">
            <w:pPr>
              <w:spacing w:after="0" w:line="259" w:lineRule="auto"/>
              <w:ind w:left="1" w:firstLine="0"/>
            </w:pPr>
            <w:r>
              <w:t xml:space="preserve">SPED students’ sensitive diagnostic information, behavioral data, and learning </w:t>
            </w:r>
            <w:proofErr w:type="gramStart"/>
            <w:r>
              <w:t>accommodations</w:t>
            </w:r>
            <w:proofErr w:type="gramEnd"/>
            <w:r>
              <w:t xml:space="preserve"> are increasingly processed through AI systems that may lack adequate safeguards (Roschelle et al., 2024). IDEA requires protections beyond standard FERPA, and AI tools were not designed with these requirements in mind (Haque &amp; Li, 2024). </w:t>
            </w:r>
          </w:p>
        </w:tc>
      </w:tr>
      <w:tr w:rsidR="004A57E6" w14:paraId="135A8C8A" w14:textId="77777777">
        <w:trPr>
          <w:trHeight w:val="1554"/>
        </w:trPr>
        <w:tc>
          <w:tcPr>
            <w:tcW w:w="2204" w:type="dxa"/>
            <w:tcBorders>
              <w:top w:val="single" w:sz="2" w:space="0" w:color="CCCCCC"/>
              <w:left w:val="single" w:sz="2" w:space="0" w:color="CCCCCC"/>
              <w:bottom w:val="single" w:sz="2" w:space="0" w:color="CCCCCC"/>
              <w:right w:val="single" w:sz="2" w:space="0" w:color="CCCCCC"/>
            </w:tcBorders>
            <w:shd w:val="clear" w:color="auto" w:fill="E6F4EA"/>
          </w:tcPr>
          <w:p w14:paraId="5103B204" w14:textId="77777777" w:rsidR="004A57E6" w:rsidRDefault="001E545B">
            <w:pPr>
              <w:spacing w:after="0" w:line="259" w:lineRule="auto"/>
              <w:ind w:left="0" w:firstLine="0"/>
            </w:pPr>
            <w:r>
              <w:rPr>
                <w:b/>
              </w:rPr>
              <w:t>Mitigation</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6F4EA"/>
          </w:tcPr>
          <w:p w14:paraId="15D123E4" w14:textId="77777777" w:rsidR="004A57E6" w:rsidRDefault="001E545B">
            <w:pPr>
              <w:spacing w:after="0" w:line="259" w:lineRule="auto"/>
              <w:ind w:left="1" w:firstLine="0"/>
            </w:pPr>
            <w:r>
              <w:t xml:space="preserve">SPED add-on review layer for any tool used with IEP/504 students. Explicit parental/guardian consent for AI processing of </w:t>
            </w:r>
            <w:proofErr w:type="spellStart"/>
            <w:r>
              <w:t>disabilityrelated</w:t>
            </w:r>
            <w:proofErr w:type="spellEnd"/>
            <w:r>
              <w:t xml:space="preserve"> data. Prohibit sharing IEP/504 data with AI vendors without IDEA compliance review. Regular audits of AI tools used in SPED contexts. </w:t>
            </w:r>
          </w:p>
        </w:tc>
      </w:tr>
      <w:tr w:rsidR="004A57E6" w14:paraId="78982747" w14:textId="77777777">
        <w:trPr>
          <w:trHeight w:val="750"/>
        </w:trPr>
        <w:tc>
          <w:tcPr>
            <w:tcW w:w="2204" w:type="dxa"/>
            <w:tcBorders>
              <w:top w:val="single" w:sz="2" w:space="0" w:color="CCCCCC"/>
              <w:left w:val="single" w:sz="2" w:space="0" w:color="CCCCCC"/>
              <w:bottom w:val="single" w:sz="2" w:space="0" w:color="CCCCCC"/>
              <w:right w:val="single" w:sz="2" w:space="0" w:color="CCCCCC"/>
            </w:tcBorders>
            <w:shd w:val="clear" w:color="auto" w:fill="E8F0FE"/>
          </w:tcPr>
          <w:p w14:paraId="13CE5224" w14:textId="77777777" w:rsidR="004A57E6" w:rsidRDefault="001E545B">
            <w:pPr>
              <w:spacing w:after="0" w:line="259" w:lineRule="auto"/>
              <w:ind w:left="0" w:firstLine="0"/>
            </w:pPr>
            <w:r>
              <w:rPr>
                <w:b/>
              </w:rPr>
              <w:t>Owner</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8F0FE"/>
          </w:tcPr>
          <w:p w14:paraId="6D31F7E8" w14:textId="77777777" w:rsidR="004A57E6" w:rsidRDefault="001E545B">
            <w:pPr>
              <w:spacing w:after="0" w:line="259" w:lineRule="auto"/>
              <w:ind w:left="1" w:firstLine="0"/>
            </w:pPr>
            <w:r>
              <w:t xml:space="preserve">SPED Director + IT Department (joint oversight) + Legal Counsel </w:t>
            </w:r>
          </w:p>
          <w:p w14:paraId="31006E67" w14:textId="77777777" w:rsidR="004A57E6" w:rsidRDefault="001E545B">
            <w:pPr>
              <w:spacing w:after="0" w:line="259" w:lineRule="auto"/>
              <w:ind w:left="1" w:firstLine="0"/>
            </w:pPr>
            <w:r>
              <w:t xml:space="preserve">(IDEA compliance review) </w:t>
            </w:r>
          </w:p>
        </w:tc>
      </w:tr>
    </w:tbl>
    <w:p w14:paraId="0027C209" w14:textId="77777777" w:rsidR="004A57E6" w:rsidRDefault="001E545B">
      <w:pPr>
        <w:spacing w:after="0" w:line="259" w:lineRule="auto"/>
        <w:ind w:left="0" w:firstLine="0"/>
        <w:jc w:val="both"/>
      </w:pPr>
      <w:r>
        <w:t xml:space="preserve"> </w:t>
      </w:r>
    </w:p>
    <w:tbl>
      <w:tblPr>
        <w:tblStyle w:val="TableGrid"/>
        <w:tblW w:w="9364" w:type="dxa"/>
        <w:tblInd w:w="-2" w:type="dxa"/>
        <w:tblCellMar>
          <w:top w:w="138" w:type="dxa"/>
          <w:left w:w="122" w:type="dxa"/>
          <w:right w:w="70" w:type="dxa"/>
        </w:tblCellMar>
        <w:tblLook w:val="04A0" w:firstRow="1" w:lastRow="0" w:firstColumn="1" w:lastColumn="0" w:noHBand="0" w:noVBand="1"/>
      </w:tblPr>
      <w:tblGrid>
        <w:gridCol w:w="2204"/>
        <w:gridCol w:w="7160"/>
      </w:tblGrid>
      <w:tr w:rsidR="004A57E6" w14:paraId="67F0DB81" w14:textId="77777777">
        <w:trPr>
          <w:trHeight w:val="1828"/>
        </w:trPr>
        <w:tc>
          <w:tcPr>
            <w:tcW w:w="2204" w:type="dxa"/>
            <w:tcBorders>
              <w:top w:val="single" w:sz="2" w:space="0" w:color="CCCCCC"/>
              <w:left w:val="single" w:sz="2" w:space="0" w:color="CCCCCC"/>
              <w:bottom w:val="single" w:sz="2" w:space="0" w:color="CCCCCC"/>
              <w:right w:val="single" w:sz="2" w:space="0" w:color="CCCCCC"/>
            </w:tcBorders>
            <w:shd w:val="clear" w:color="auto" w:fill="FEF7E0"/>
          </w:tcPr>
          <w:p w14:paraId="104B94D6" w14:textId="77777777" w:rsidR="004A57E6" w:rsidRDefault="001E545B">
            <w:pPr>
              <w:spacing w:after="0" w:line="259" w:lineRule="auto"/>
              <w:ind w:left="0" w:firstLine="0"/>
            </w:pPr>
            <w:r>
              <w:rPr>
                <w:b/>
              </w:rPr>
              <w:t>RISK 3</w:t>
            </w:r>
            <w:r>
              <w:t xml:space="preserve"> </w:t>
            </w:r>
          </w:p>
          <w:p w14:paraId="3E9986BF" w14:textId="77777777" w:rsidR="004A57E6" w:rsidRDefault="001E545B">
            <w:pPr>
              <w:spacing w:after="0" w:line="259" w:lineRule="auto"/>
              <w:ind w:left="0" w:firstLine="0"/>
            </w:pPr>
            <w:r>
              <w:rPr>
                <w:b/>
              </w:rPr>
              <w:t xml:space="preserve">Severity: </w:t>
            </w:r>
          </w:p>
          <w:p w14:paraId="22D32DA7" w14:textId="77777777" w:rsidR="004A57E6" w:rsidRDefault="001E545B">
            <w:pPr>
              <w:spacing w:after="0" w:line="259" w:lineRule="auto"/>
              <w:ind w:left="0" w:firstLine="0"/>
            </w:pPr>
            <w:r>
              <w:rPr>
                <w:b/>
              </w:rPr>
              <w:t>MEDIUM</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FEF7E0"/>
          </w:tcPr>
          <w:p w14:paraId="1A8B2AAC" w14:textId="77777777" w:rsidR="004A57E6" w:rsidRDefault="001E545B">
            <w:pPr>
              <w:spacing w:after="0" w:line="259" w:lineRule="auto"/>
              <w:ind w:left="1" w:right="72" w:firstLine="0"/>
            </w:pPr>
            <w:r>
              <w:rPr>
                <w:b/>
              </w:rPr>
              <w:t>Algorithmic Bias in Student Assessment and Intervention</w:t>
            </w:r>
            <w:r>
              <w:t xml:space="preserve"> AI systems misclassify students with disabilities from marginalized backgrounds at rates up to 32% higher than peers (Nguyen et al., 2023). AI-driven behavior monitoring may flag cultural behavioral differences as problematic (</w:t>
            </w:r>
            <w:proofErr w:type="spellStart"/>
            <w:r>
              <w:t>Maslej</w:t>
            </w:r>
            <w:proofErr w:type="spellEnd"/>
            <w:r>
              <w:t xml:space="preserve"> et al., 2023). This can reinforce historical overrepresentation of students of color in certain disability categories. </w:t>
            </w:r>
          </w:p>
        </w:tc>
      </w:tr>
      <w:tr w:rsidR="004A57E6" w14:paraId="50FAFCC5" w14:textId="77777777">
        <w:trPr>
          <w:trHeight w:val="1580"/>
        </w:trPr>
        <w:tc>
          <w:tcPr>
            <w:tcW w:w="2204" w:type="dxa"/>
            <w:tcBorders>
              <w:top w:val="single" w:sz="2" w:space="0" w:color="CCCCCC"/>
              <w:left w:val="single" w:sz="2" w:space="0" w:color="CCCCCC"/>
              <w:bottom w:val="single" w:sz="2" w:space="0" w:color="CCCCCC"/>
              <w:right w:val="single" w:sz="2" w:space="0" w:color="CCCCCC"/>
            </w:tcBorders>
            <w:shd w:val="clear" w:color="auto" w:fill="E6F4EA"/>
          </w:tcPr>
          <w:p w14:paraId="1E21C798" w14:textId="77777777" w:rsidR="004A57E6" w:rsidRDefault="001E545B">
            <w:pPr>
              <w:spacing w:after="0" w:line="259" w:lineRule="auto"/>
              <w:ind w:left="0" w:firstLine="0"/>
            </w:pPr>
            <w:r>
              <w:rPr>
                <w:b/>
              </w:rPr>
              <w:t>Mitigation</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6F4EA"/>
          </w:tcPr>
          <w:p w14:paraId="10F2E2FF" w14:textId="77777777" w:rsidR="004A57E6" w:rsidRDefault="001E545B">
            <w:pPr>
              <w:spacing w:after="0" w:line="259" w:lineRule="auto"/>
              <w:ind w:left="1" w:firstLine="0"/>
            </w:pPr>
            <w:r>
              <w:t xml:space="preserve">Require algorithmic bias assessment for all Tier 3 tools. Establish routine bias audits with specific focus on outcomes for students with intersecting marginalized identities. Human-in-the-loop requirement for all consequential decisions. Review disaggregated outcome data annually. </w:t>
            </w:r>
          </w:p>
        </w:tc>
      </w:tr>
      <w:tr w:rsidR="004A57E6" w14:paraId="02FB444D" w14:textId="77777777">
        <w:trPr>
          <w:trHeight w:val="755"/>
        </w:trPr>
        <w:tc>
          <w:tcPr>
            <w:tcW w:w="2204" w:type="dxa"/>
            <w:tcBorders>
              <w:top w:val="single" w:sz="2" w:space="0" w:color="CCCCCC"/>
              <w:left w:val="single" w:sz="2" w:space="0" w:color="CCCCCC"/>
              <w:bottom w:val="single" w:sz="2" w:space="0" w:color="CCCCCC"/>
              <w:right w:val="single" w:sz="2" w:space="0" w:color="CCCCCC"/>
            </w:tcBorders>
            <w:shd w:val="clear" w:color="auto" w:fill="E8F0FE"/>
          </w:tcPr>
          <w:p w14:paraId="47BFEAE1" w14:textId="77777777" w:rsidR="004A57E6" w:rsidRDefault="001E545B">
            <w:pPr>
              <w:spacing w:after="0" w:line="259" w:lineRule="auto"/>
              <w:ind w:left="0" w:firstLine="0"/>
            </w:pPr>
            <w:r>
              <w:rPr>
                <w:b/>
              </w:rPr>
              <w:t>Owner</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8F0FE"/>
          </w:tcPr>
          <w:p w14:paraId="28A2A75C" w14:textId="77777777" w:rsidR="004A57E6" w:rsidRDefault="001E545B">
            <w:pPr>
              <w:spacing w:after="0" w:line="259" w:lineRule="auto"/>
              <w:ind w:left="1" w:firstLine="0"/>
              <w:jc w:val="both"/>
            </w:pPr>
            <w:r>
              <w:t>Curriculum &amp; Instruction (bias audits) + SPED Director (</w:t>
            </w:r>
            <w:proofErr w:type="spellStart"/>
            <w:r>
              <w:t>disabilityspecific</w:t>
            </w:r>
            <w:proofErr w:type="spellEnd"/>
            <w:r>
              <w:t xml:space="preserve"> review) + Equity Office (intersectionality lens) </w:t>
            </w:r>
          </w:p>
        </w:tc>
      </w:tr>
    </w:tbl>
    <w:p w14:paraId="7C77E335" w14:textId="77777777" w:rsidR="004A57E6" w:rsidRDefault="001E545B">
      <w:pPr>
        <w:spacing w:after="0" w:line="259" w:lineRule="auto"/>
        <w:ind w:left="0" w:firstLine="0"/>
        <w:jc w:val="both"/>
      </w:pPr>
      <w:r>
        <w:t xml:space="preserve"> </w:t>
      </w:r>
    </w:p>
    <w:tbl>
      <w:tblPr>
        <w:tblStyle w:val="TableGrid"/>
        <w:tblW w:w="9364" w:type="dxa"/>
        <w:tblInd w:w="-2" w:type="dxa"/>
        <w:tblCellMar>
          <w:top w:w="138" w:type="dxa"/>
          <w:left w:w="122" w:type="dxa"/>
          <w:right w:w="109" w:type="dxa"/>
        </w:tblCellMar>
        <w:tblLook w:val="04A0" w:firstRow="1" w:lastRow="0" w:firstColumn="1" w:lastColumn="0" w:noHBand="0" w:noVBand="1"/>
      </w:tblPr>
      <w:tblGrid>
        <w:gridCol w:w="2204"/>
        <w:gridCol w:w="7160"/>
      </w:tblGrid>
      <w:tr w:rsidR="004A57E6" w14:paraId="7C956CB9" w14:textId="77777777">
        <w:trPr>
          <w:trHeight w:val="1828"/>
        </w:trPr>
        <w:tc>
          <w:tcPr>
            <w:tcW w:w="2204" w:type="dxa"/>
            <w:tcBorders>
              <w:top w:val="single" w:sz="2" w:space="0" w:color="CCCCCC"/>
              <w:left w:val="single" w:sz="2" w:space="0" w:color="CCCCCC"/>
              <w:bottom w:val="single" w:sz="2" w:space="0" w:color="CCCCCC"/>
              <w:right w:val="single" w:sz="2" w:space="0" w:color="CCCCCC"/>
            </w:tcBorders>
            <w:shd w:val="clear" w:color="auto" w:fill="FEF7E0"/>
          </w:tcPr>
          <w:p w14:paraId="1E547307" w14:textId="77777777" w:rsidR="004A57E6" w:rsidRDefault="001E545B">
            <w:pPr>
              <w:spacing w:after="0" w:line="259" w:lineRule="auto"/>
              <w:ind w:left="0" w:firstLine="0"/>
            </w:pPr>
            <w:r>
              <w:rPr>
                <w:b/>
              </w:rPr>
              <w:t>RISK 4</w:t>
            </w:r>
            <w:r>
              <w:t xml:space="preserve"> </w:t>
            </w:r>
          </w:p>
          <w:p w14:paraId="28CD8705" w14:textId="77777777" w:rsidR="004A57E6" w:rsidRDefault="001E545B">
            <w:pPr>
              <w:spacing w:after="0" w:line="259" w:lineRule="auto"/>
              <w:ind w:left="0" w:firstLine="0"/>
            </w:pPr>
            <w:r>
              <w:rPr>
                <w:b/>
              </w:rPr>
              <w:t xml:space="preserve">Severity: </w:t>
            </w:r>
          </w:p>
          <w:p w14:paraId="6FC19C7C" w14:textId="77777777" w:rsidR="004A57E6" w:rsidRDefault="001E545B">
            <w:pPr>
              <w:spacing w:after="0" w:line="259" w:lineRule="auto"/>
              <w:ind w:left="0" w:firstLine="0"/>
            </w:pPr>
            <w:r>
              <w:rPr>
                <w:b/>
              </w:rPr>
              <w:t>MEDIUM</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FEF7E0"/>
          </w:tcPr>
          <w:p w14:paraId="719D40CC" w14:textId="77777777" w:rsidR="004A57E6" w:rsidRDefault="001E545B">
            <w:pPr>
              <w:spacing w:after="0" w:line="259" w:lineRule="auto"/>
              <w:ind w:left="1" w:firstLine="0"/>
            </w:pPr>
            <w:r>
              <w:rPr>
                <w:b/>
              </w:rPr>
              <w:t>Tool Proliferation Without Central Oversight</w:t>
            </w:r>
            <w:r>
              <w:t xml:space="preserve"> </w:t>
            </w:r>
          </w:p>
          <w:p w14:paraId="38CBC6C6" w14:textId="77777777" w:rsidR="004A57E6" w:rsidRDefault="001E545B">
            <w:pPr>
              <w:spacing w:after="0" w:line="259" w:lineRule="auto"/>
              <w:ind w:left="1" w:right="4" w:firstLine="0"/>
            </w:pPr>
            <w:r>
              <w:t xml:space="preserve">Without a centralized inventory and approval process, individual teachers and departments may independently adopt AI tools, creating an unmanageable landscape of vendor relationships, inconsistent data practices, and compliance gaps that IT and administration cannot effectively monitor. </w:t>
            </w:r>
          </w:p>
        </w:tc>
      </w:tr>
      <w:tr w:rsidR="004A57E6" w14:paraId="78E3F362" w14:textId="77777777">
        <w:trPr>
          <w:trHeight w:val="1306"/>
        </w:trPr>
        <w:tc>
          <w:tcPr>
            <w:tcW w:w="2204" w:type="dxa"/>
            <w:tcBorders>
              <w:top w:val="single" w:sz="2" w:space="0" w:color="CCCCCC"/>
              <w:left w:val="single" w:sz="2" w:space="0" w:color="CCCCCC"/>
              <w:bottom w:val="single" w:sz="2" w:space="0" w:color="CCCCCC"/>
              <w:right w:val="single" w:sz="2" w:space="0" w:color="CCCCCC"/>
            </w:tcBorders>
            <w:shd w:val="clear" w:color="auto" w:fill="E6F4EA"/>
          </w:tcPr>
          <w:p w14:paraId="0B78EA66" w14:textId="77777777" w:rsidR="004A57E6" w:rsidRDefault="001E545B">
            <w:pPr>
              <w:spacing w:after="0" w:line="259" w:lineRule="auto"/>
              <w:ind w:left="0" w:firstLine="0"/>
            </w:pPr>
            <w:r>
              <w:rPr>
                <w:b/>
              </w:rPr>
              <w:t>Mitigation</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6F4EA"/>
          </w:tcPr>
          <w:p w14:paraId="38C501D4" w14:textId="77777777" w:rsidR="004A57E6" w:rsidRDefault="001E545B">
            <w:pPr>
              <w:spacing w:after="0" w:line="259" w:lineRule="auto"/>
              <w:ind w:left="1" w:firstLine="0"/>
            </w:pPr>
            <w:r>
              <w:t xml:space="preserve">Maintain centralized AI tool inventory. Require all AI tool adoptions to go through tiered approval. Conduct annual audit of tools in use across the district. Establish clear communication channels for staff to request new tools. </w:t>
            </w:r>
          </w:p>
        </w:tc>
      </w:tr>
      <w:tr w:rsidR="004A57E6" w14:paraId="7EF162AE" w14:textId="77777777">
        <w:trPr>
          <w:trHeight w:val="754"/>
        </w:trPr>
        <w:tc>
          <w:tcPr>
            <w:tcW w:w="2204" w:type="dxa"/>
            <w:tcBorders>
              <w:top w:val="single" w:sz="2" w:space="0" w:color="CCCCCC"/>
              <w:left w:val="single" w:sz="2" w:space="0" w:color="CCCCCC"/>
              <w:bottom w:val="single" w:sz="2" w:space="0" w:color="CCCCCC"/>
              <w:right w:val="single" w:sz="2" w:space="0" w:color="CCCCCC"/>
            </w:tcBorders>
            <w:shd w:val="clear" w:color="auto" w:fill="E8F0FE"/>
          </w:tcPr>
          <w:p w14:paraId="5BFD00D8" w14:textId="77777777" w:rsidR="004A57E6" w:rsidRDefault="001E545B">
            <w:pPr>
              <w:spacing w:after="0" w:line="259" w:lineRule="auto"/>
              <w:ind w:left="0" w:firstLine="0"/>
            </w:pPr>
            <w:r>
              <w:rPr>
                <w:b/>
              </w:rPr>
              <w:t>Owner</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8F0FE"/>
          </w:tcPr>
          <w:p w14:paraId="14163D42" w14:textId="77777777" w:rsidR="004A57E6" w:rsidRDefault="001E545B">
            <w:pPr>
              <w:spacing w:after="0" w:line="259" w:lineRule="auto"/>
              <w:ind w:left="1" w:firstLine="0"/>
            </w:pPr>
            <w:r>
              <w:t xml:space="preserve">IT Department (inventory + technical review) + Curriculum &amp; </w:t>
            </w:r>
          </w:p>
          <w:p w14:paraId="3438B7D6" w14:textId="77777777" w:rsidR="004A57E6" w:rsidRDefault="001E545B">
            <w:pPr>
              <w:spacing w:after="0" w:line="259" w:lineRule="auto"/>
              <w:ind w:left="1" w:firstLine="0"/>
            </w:pPr>
            <w:r>
              <w:t xml:space="preserve">Instruction (educational value assessment) </w:t>
            </w:r>
          </w:p>
        </w:tc>
      </w:tr>
    </w:tbl>
    <w:p w14:paraId="45F796B3" w14:textId="38A06DD5" w:rsidR="004A57E6" w:rsidRDefault="001E545B" w:rsidP="001F0945">
      <w:pPr>
        <w:spacing w:after="93" w:line="259" w:lineRule="auto"/>
        <w:ind w:left="0" w:firstLine="0"/>
        <w:jc w:val="both"/>
      </w:pPr>
      <w:r>
        <w:t xml:space="preserve"> </w:t>
      </w:r>
    </w:p>
    <w:p w14:paraId="465D19B5" w14:textId="77777777" w:rsidR="004A57E6" w:rsidRDefault="001E545B">
      <w:pPr>
        <w:spacing w:after="0" w:line="259" w:lineRule="auto"/>
        <w:ind w:left="0" w:firstLine="0"/>
        <w:jc w:val="both"/>
      </w:pPr>
      <w:r>
        <w:t xml:space="preserve"> </w:t>
      </w:r>
    </w:p>
    <w:tbl>
      <w:tblPr>
        <w:tblStyle w:val="TableGrid"/>
        <w:tblW w:w="9364" w:type="dxa"/>
        <w:tblInd w:w="-2" w:type="dxa"/>
        <w:tblCellMar>
          <w:top w:w="138" w:type="dxa"/>
          <w:left w:w="122" w:type="dxa"/>
          <w:right w:w="115" w:type="dxa"/>
        </w:tblCellMar>
        <w:tblLook w:val="04A0" w:firstRow="1" w:lastRow="0" w:firstColumn="1" w:lastColumn="0" w:noHBand="0" w:noVBand="1"/>
      </w:tblPr>
      <w:tblGrid>
        <w:gridCol w:w="2204"/>
        <w:gridCol w:w="7160"/>
      </w:tblGrid>
      <w:tr w:rsidR="004A57E6" w14:paraId="5186B48E" w14:textId="77777777">
        <w:trPr>
          <w:trHeight w:val="1554"/>
        </w:trPr>
        <w:tc>
          <w:tcPr>
            <w:tcW w:w="2204" w:type="dxa"/>
            <w:tcBorders>
              <w:top w:val="single" w:sz="2" w:space="0" w:color="CCCCCC"/>
              <w:left w:val="single" w:sz="2" w:space="0" w:color="CCCCCC"/>
              <w:bottom w:val="single" w:sz="2" w:space="0" w:color="CCCCCC"/>
              <w:right w:val="single" w:sz="2" w:space="0" w:color="CCCCCC"/>
            </w:tcBorders>
            <w:shd w:val="clear" w:color="auto" w:fill="FEF7E0"/>
          </w:tcPr>
          <w:p w14:paraId="7CB015EF" w14:textId="77777777" w:rsidR="004A57E6" w:rsidRDefault="001E545B">
            <w:pPr>
              <w:spacing w:after="0" w:line="259" w:lineRule="auto"/>
              <w:ind w:left="0" w:firstLine="0"/>
            </w:pPr>
            <w:r>
              <w:rPr>
                <w:b/>
              </w:rPr>
              <w:t>RISK 5</w:t>
            </w:r>
            <w:r>
              <w:t xml:space="preserve"> </w:t>
            </w:r>
          </w:p>
          <w:p w14:paraId="0A466238" w14:textId="77777777" w:rsidR="004A57E6" w:rsidRDefault="001E545B">
            <w:pPr>
              <w:spacing w:after="0" w:line="259" w:lineRule="auto"/>
              <w:ind w:left="0" w:firstLine="0"/>
            </w:pPr>
            <w:r>
              <w:rPr>
                <w:b/>
              </w:rPr>
              <w:t xml:space="preserve">Severity: </w:t>
            </w:r>
          </w:p>
          <w:p w14:paraId="4932C381" w14:textId="77777777" w:rsidR="004A57E6" w:rsidRDefault="001E545B">
            <w:pPr>
              <w:spacing w:after="0" w:line="259" w:lineRule="auto"/>
              <w:ind w:left="0" w:firstLine="0"/>
            </w:pPr>
            <w:r>
              <w:rPr>
                <w:b/>
              </w:rPr>
              <w:t>MEDIUM</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FEF7E0"/>
          </w:tcPr>
          <w:p w14:paraId="3B82F871" w14:textId="77777777" w:rsidR="004A57E6" w:rsidRDefault="001E545B">
            <w:pPr>
              <w:spacing w:after="0" w:line="259" w:lineRule="auto"/>
              <w:ind w:left="1" w:firstLine="0"/>
            </w:pPr>
            <w:r>
              <w:rPr>
                <w:b/>
              </w:rPr>
              <w:t>Vendor Data Practices Beyond District Control</w:t>
            </w:r>
            <w:r>
              <w:t xml:space="preserve"> </w:t>
            </w:r>
          </w:p>
          <w:p w14:paraId="2A81D2F4" w14:textId="77777777" w:rsidR="004A57E6" w:rsidRDefault="001E545B">
            <w:pPr>
              <w:spacing w:after="0" w:line="259" w:lineRule="auto"/>
              <w:ind w:left="1" w:firstLine="0"/>
            </w:pPr>
            <w:r>
              <w:t xml:space="preserve">AI vendors may change their data practices, terms of service, or AI model training approaches after adoption. Student data used to train commercial AI models without consent represents a significant and evolving privacy concern. </w:t>
            </w:r>
          </w:p>
        </w:tc>
      </w:tr>
      <w:tr w:rsidR="004A57E6" w14:paraId="337C2A35" w14:textId="77777777">
        <w:trPr>
          <w:trHeight w:val="1306"/>
        </w:trPr>
        <w:tc>
          <w:tcPr>
            <w:tcW w:w="2204" w:type="dxa"/>
            <w:tcBorders>
              <w:top w:val="single" w:sz="2" w:space="0" w:color="CCCCCC"/>
              <w:left w:val="single" w:sz="2" w:space="0" w:color="CCCCCC"/>
              <w:bottom w:val="single" w:sz="2" w:space="0" w:color="CCCCCC"/>
              <w:right w:val="single" w:sz="2" w:space="0" w:color="CCCCCC"/>
            </w:tcBorders>
            <w:shd w:val="clear" w:color="auto" w:fill="E6F4EA"/>
          </w:tcPr>
          <w:p w14:paraId="37C9843A" w14:textId="77777777" w:rsidR="004A57E6" w:rsidRDefault="001E545B">
            <w:pPr>
              <w:spacing w:after="0" w:line="259" w:lineRule="auto"/>
              <w:ind w:left="0" w:firstLine="0"/>
            </w:pPr>
            <w:r>
              <w:rPr>
                <w:b/>
              </w:rPr>
              <w:t>Mitigation</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6F4EA"/>
          </w:tcPr>
          <w:p w14:paraId="48E27A57" w14:textId="77777777" w:rsidR="004A57E6" w:rsidRDefault="001E545B">
            <w:pPr>
              <w:spacing w:after="0" w:line="259" w:lineRule="auto"/>
              <w:ind w:left="1" w:firstLine="0"/>
            </w:pPr>
            <w:r>
              <w:t xml:space="preserve">DPAs must include clauses prohibiting use of student data for model training. Require vendor notification of material changes to data practices. Establish annual vendor compliance review. Include data deletion requirements when contracts end. </w:t>
            </w:r>
          </w:p>
        </w:tc>
      </w:tr>
      <w:tr w:rsidR="004A57E6" w14:paraId="579A5869" w14:textId="77777777">
        <w:trPr>
          <w:trHeight w:val="476"/>
        </w:trPr>
        <w:tc>
          <w:tcPr>
            <w:tcW w:w="2204" w:type="dxa"/>
            <w:tcBorders>
              <w:top w:val="single" w:sz="2" w:space="0" w:color="CCCCCC"/>
              <w:left w:val="single" w:sz="2" w:space="0" w:color="CCCCCC"/>
              <w:bottom w:val="single" w:sz="2" w:space="0" w:color="CCCCCC"/>
              <w:right w:val="single" w:sz="2" w:space="0" w:color="CCCCCC"/>
            </w:tcBorders>
            <w:shd w:val="clear" w:color="auto" w:fill="E8F0FE"/>
          </w:tcPr>
          <w:p w14:paraId="3D6BFB7C" w14:textId="77777777" w:rsidR="004A57E6" w:rsidRDefault="001E545B">
            <w:pPr>
              <w:spacing w:after="0" w:line="259" w:lineRule="auto"/>
              <w:ind w:left="0" w:firstLine="0"/>
            </w:pPr>
            <w:r>
              <w:rPr>
                <w:b/>
              </w:rPr>
              <w:t>Owner</w:t>
            </w:r>
            <w:r>
              <w:t xml:space="preserve"> </w:t>
            </w:r>
          </w:p>
        </w:tc>
        <w:tc>
          <w:tcPr>
            <w:tcW w:w="7160" w:type="dxa"/>
            <w:tcBorders>
              <w:top w:val="single" w:sz="2" w:space="0" w:color="CCCCCC"/>
              <w:left w:val="single" w:sz="2" w:space="0" w:color="CCCCCC"/>
              <w:bottom w:val="single" w:sz="2" w:space="0" w:color="CCCCCC"/>
              <w:right w:val="single" w:sz="2" w:space="0" w:color="CCCCCC"/>
            </w:tcBorders>
            <w:shd w:val="clear" w:color="auto" w:fill="E8F0FE"/>
          </w:tcPr>
          <w:p w14:paraId="729BA1C8" w14:textId="77777777" w:rsidR="004A57E6" w:rsidRDefault="001E545B">
            <w:pPr>
              <w:spacing w:after="0" w:line="259" w:lineRule="auto"/>
              <w:ind w:left="1" w:firstLine="0"/>
            </w:pPr>
            <w:r>
              <w:t xml:space="preserve">IT Department + Legal Counsel (DPA management and enforcement) </w:t>
            </w:r>
          </w:p>
        </w:tc>
      </w:tr>
    </w:tbl>
    <w:p w14:paraId="573E9D91" w14:textId="77777777" w:rsidR="004A57E6" w:rsidRDefault="001E545B">
      <w:pPr>
        <w:spacing w:after="0" w:line="259" w:lineRule="auto"/>
        <w:ind w:left="0" w:firstLine="0"/>
      </w:pPr>
      <w:r>
        <w:rPr>
          <w:b/>
        </w:rPr>
        <w:t xml:space="preserve"> </w:t>
      </w:r>
    </w:p>
    <w:p w14:paraId="182FB352" w14:textId="77777777" w:rsidR="004A57E6" w:rsidRDefault="001E545B" w:rsidP="00734B05">
      <w:pPr>
        <w:pStyle w:val="Heading1"/>
      </w:pPr>
      <w:r>
        <w:t xml:space="preserve">Meeting 4 Readiness Checklist </w:t>
      </w:r>
    </w:p>
    <w:p w14:paraId="78FF1CFD" w14:textId="77777777" w:rsidR="004A57E6" w:rsidRDefault="001E545B">
      <w:pPr>
        <w:spacing w:after="269" w:line="250" w:lineRule="auto"/>
        <w:ind w:left="-5" w:hanging="10"/>
      </w:pPr>
      <w:proofErr w:type="gramStart"/>
      <w:r>
        <w:t>From  John’s</w:t>
      </w:r>
      <w:proofErr w:type="gramEnd"/>
      <w:r>
        <w:t xml:space="preserve"> orientation email, each workstream needs these items ready for the convergence gate: </w:t>
      </w:r>
    </w:p>
    <w:p w14:paraId="6E080BB2" w14:textId="77777777" w:rsidR="004A57E6" w:rsidRDefault="001E545B" w:rsidP="00734B05">
      <w:pPr>
        <w:pStyle w:val="Heading2"/>
      </w:pPr>
      <w:r>
        <w:t xml:space="preserve">3 Non-Negotiable Constraints / Guardrails </w:t>
      </w:r>
    </w:p>
    <w:tbl>
      <w:tblPr>
        <w:tblStyle w:val="TableGrid"/>
        <w:tblW w:w="9364" w:type="dxa"/>
        <w:tblInd w:w="-2" w:type="dxa"/>
        <w:tblCellMar>
          <w:left w:w="122" w:type="dxa"/>
          <w:right w:w="111" w:type="dxa"/>
        </w:tblCellMar>
        <w:tblLook w:val="04A0" w:firstRow="1" w:lastRow="0" w:firstColumn="1" w:lastColumn="0" w:noHBand="0" w:noVBand="1"/>
      </w:tblPr>
      <w:tblGrid>
        <w:gridCol w:w="601"/>
        <w:gridCol w:w="8763"/>
      </w:tblGrid>
      <w:tr w:rsidR="004A57E6" w14:paraId="1916A5DB" w14:textId="77777777">
        <w:trPr>
          <w:trHeight w:val="755"/>
        </w:trPr>
        <w:tc>
          <w:tcPr>
            <w:tcW w:w="601"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45B59A2F" w14:textId="77777777" w:rsidR="004A57E6" w:rsidRDefault="001E545B">
            <w:pPr>
              <w:spacing w:after="0" w:line="259" w:lineRule="auto"/>
              <w:ind w:left="0" w:firstLine="0"/>
            </w:pPr>
            <w:r>
              <w:rPr>
                <w:b/>
                <w:color w:val="FFFFFF"/>
              </w:rPr>
              <w:t>1</w:t>
            </w:r>
            <w:r>
              <w:rPr>
                <w:color w:val="FFFFFF"/>
              </w:rPr>
              <w:t xml:space="preserve"> </w:t>
            </w:r>
          </w:p>
        </w:tc>
        <w:tc>
          <w:tcPr>
            <w:tcW w:w="8763" w:type="dxa"/>
            <w:tcBorders>
              <w:top w:val="single" w:sz="2" w:space="0" w:color="CCCCCC"/>
              <w:left w:val="single" w:sz="2" w:space="0" w:color="CCCCCC"/>
              <w:bottom w:val="single" w:sz="2" w:space="0" w:color="CCCCCC"/>
              <w:right w:val="single" w:sz="2" w:space="0" w:color="CCCCCC"/>
            </w:tcBorders>
            <w:shd w:val="clear" w:color="auto" w:fill="E8F0FE"/>
            <w:vAlign w:val="center"/>
          </w:tcPr>
          <w:p w14:paraId="62E8D3EA" w14:textId="77777777" w:rsidR="004A57E6" w:rsidRDefault="001E545B">
            <w:pPr>
              <w:spacing w:after="0" w:line="259" w:lineRule="auto"/>
              <w:ind w:left="0" w:firstLine="0"/>
            </w:pPr>
            <w:r>
              <w:t xml:space="preserve">No AI tool may process identifiable student data without a signed Data Processing Agreement and completion of the tiered review process. </w:t>
            </w:r>
          </w:p>
        </w:tc>
      </w:tr>
      <w:tr w:rsidR="004A57E6" w14:paraId="480242FA" w14:textId="77777777">
        <w:trPr>
          <w:trHeight w:val="754"/>
        </w:trPr>
        <w:tc>
          <w:tcPr>
            <w:tcW w:w="601"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14E580FA" w14:textId="77777777" w:rsidR="004A57E6" w:rsidRDefault="001E545B">
            <w:pPr>
              <w:spacing w:after="0" w:line="259" w:lineRule="auto"/>
              <w:ind w:left="0" w:firstLine="0"/>
            </w:pPr>
            <w:r>
              <w:rPr>
                <w:b/>
                <w:color w:val="FFFFFF"/>
              </w:rPr>
              <w:t>2</w:t>
            </w:r>
            <w:r>
              <w:rPr>
                <w:color w:val="FFFFFF"/>
              </w:rPr>
              <w:t xml:space="preserve"> </w:t>
            </w:r>
          </w:p>
        </w:tc>
        <w:tc>
          <w:tcPr>
            <w:tcW w:w="8763" w:type="dxa"/>
            <w:tcBorders>
              <w:top w:val="single" w:sz="2" w:space="0" w:color="CCCCCC"/>
              <w:left w:val="single" w:sz="2" w:space="0" w:color="CCCCCC"/>
              <w:bottom w:val="single" w:sz="2" w:space="0" w:color="CCCCCC"/>
              <w:right w:val="single" w:sz="2" w:space="0" w:color="CCCCCC"/>
            </w:tcBorders>
            <w:shd w:val="clear" w:color="auto" w:fill="E8F0FE"/>
            <w:vAlign w:val="center"/>
          </w:tcPr>
          <w:p w14:paraId="4391B60F" w14:textId="77777777" w:rsidR="004A57E6" w:rsidRDefault="001E545B">
            <w:pPr>
              <w:spacing w:after="0" w:line="259" w:lineRule="auto"/>
              <w:ind w:left="0" w:firstLine="0"/>
            </w:pPr>
            <w:r>
              <w:t xml:space="preserve">IEP/504 data must never be shared with AI vendors without explicit IDEA compliance review and parental/guardian consent. This is a federal requirement, not a policy choice. </w:t>
            </w:r>
          </w:p>
        </w:tc>
      </w:tr>
      <w:tr w:rsidR="004A57E6" w14:paraId="05E8FFAE" w14:textId="77777777">
        <w:trPr>
          <w:trHeight w:val="1028"/>
        </w:trPr>
        <w:tc>
          <w:tcPr>
            <w:tcW w:w="601"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19D04F62" w14:textId="77777777" w:rsidR="004A57E6" w:rsidRDefault="001E545B">
            <w:pPr>
              <w:spacing w:after="0" w:line="259" w:lineRule="auto"/>
              <w:ind w:left="0" w:firstLine="0"/>
            </w:pPr>
            <w:r>
              <w:rPr>
                <w:b/>
                <w:color w:val="FFFFFF"/>
              </w:rPr>
              <w:t>3</w:t>
            </w:r>
            <w:r>
              <w:rPr>
                <w:color w:val="FFFFFF"/>
              </w:rPr>
              <w:t xml:space="preserve"> </w:t>
            </w:r>
          </w:p>
        </w:tc>
        <w:tc>
          <w:tcPr>
            <w:tcW w:w="8763" w:type="dxa"/>
            <w:tcBorders>
              <w:top w:val="single" w:sz="2" w:space="0" w:color="CCCCCC"/>
              <w:left w:val="single" w:sz="2" w:space="0" w:color="CCCCCC"/>
              <w:bottom w:val="single" w:sz="2" w:space="0" w:color="CCCCCC"/>
              <w:right w:val="single" w:sz="2" w:space="0" w:color="CCCCCC"/>
            </w:tcBorders>
            <w:shd w:val="clear" w:color="auto" w:fill="E8F0FE"/>
            <w:vAlign w:val="center"/>
          </w:tcPr>
          <w:p w14:paraId="67821EEB" w14:textId="77777777" w:rsidR="004A57E6" w:rsidRDefault="001E545B">
            <w:pPr>
              <w:spacing w:after="0" w:line="259" w:lineRule="auto"/>
              <w:ind w:left="0" w:firstLine="0"/>
            </w:pPr>
            <w:r>
              <w:t xml:space="preserve">All AI tools used for consequential decisions about students (placement, grading, intervention, behavioral assessment) must include human-in-the-loop oversight. AI recommendations inform — they do not decide. </w:t>
            </w:r>
          </w:p>
        </w:tc>
      </w:tr>
    </w:tbl>
    <w:p w14:paraId="56A575AD" w14:textId="77777777" w:rsidR="004A57E6" w:rsidRDefault="001E545B" w:rsidP="00734B05">
      <w:pPr>
        <w:pStyle w:val="Heading2"/>
      </w:pPr>
      <w:r>
        <w:t xml:space="preserve">3 Decision Points / Tradeoffs for Committee Resolution </w:t>
      </w:r>
    </w:p>
    <w:tbl>
      <w:tblPr>
        <w:tblStyle w:val="TableGrid"/>
        <w:tblW w:w="9364" w:type="dxa"/>
        <w:tblInd w:w="-2" w:type="dxa"/>
        <w:tblCellMar>
          <w:top w:w="53" w:type="dxa"/>
          <w:right w:w="80" w:type="dxa"/>
        </w:tblCellMar>
        <w:tblLook w:val="04A0" w:firstRow="1" w:lastRow="0" w:firstColumn="1" w:lastColumn="0" w:noHBand="0" w:noVBand="1"/>
      </w:tblPr>
      <w:tblGrid>
        <w:gridCol w:w="600"/>
        <w:gridCol w:w="4201"/>
        <w:gridCol w:w="843"/>
        <w:gridCol w:w="3720"/>
      </w:tblGrid>
      <w:tr w:rsidR="004A57E6" w14:paraId="1D6C026D" w14:textId="77777777">
        <w:trPr>
          <w:trHeight w:val="480"/>
        </w:trPr>
        <w:tc>
          <w:tcPr>
            <w:tcW w:w="600"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24A041EB" w14:textId="77777777" w:rsidR="004A57E6" w:rsidRDefault="001E545B">
            <w:pPr>
              <w:spacing w:after="0" w:line="259" w:lineRule="auto"/>
              <w:ind w:left="0" w:firstLine="0"/>
            </w:pPr>
            <w:r>
              <w:rPr>
                <w:b/>
                <w:color w:val="FFFFFF"/>
              </w:rPr>
              <w:t>#</w:t>
            </w:r>
            <w:r>
              <w:rPr>
                <w:color w:val="FFFFFF"/>
              </w:rPr>
              <w:t xml:space="preserve"> </w:t>
            </w:r>
          </w:p>
        </w:tc>
        <w:tc>
          <w:tcPr>
            <w:tcW w:w="4201"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330DA692" w14:textId="77777777" w:rsidR="004A57E6" w:rsidRDefault="001E545B">
            <w:pPr>
              <w:spacing w:after="0" w:line="259" w:lineRule="auto"/>
              <w:ind w:left="1" w:firstLine="0"/>
            </w:pPr>
            <w:r>
              <w:rPr>
                <w:b/>
                <w:color w:val="FFFFFF"/>
              </w:rPr>
              <w:t>Tradeoff</w:t>
            </w:r>
            <w:r>
              <w:rPr>
                <w:color w:val="FFFFFF"/>
              </w:rPr>
              <w:t xml:space="preserve"> </w:t>
            </w:r>
          </w:p>
        </w:tc>
        <w:tc>
          <w:tcPr>
            <w:tcW w:w="4563" w:type="dxa"/>
            <w:gridSpan w:val="2"/>
            <w:tcBorders>
              <w:top w:val="single" w:sz="2" w:space="0" w:color="CCCCCC"/>
              <w:left w:val="single" w:sz="2" w:space="0" w:color="CCCCCC"/>
              <w:bottom w:val="single" w:sz="2" w:space="0" w:color="CCCCCC"/>
              <w:right w:val="single" w:sz="2" w:space="0" w:color="CCCCCC"/>
            </w:tcBorders>
            <w:shd w:val="clear" w:color="auto" w:fill="1B3A5C"/>
            <w:vAlign w:val="center"/>
          </w:tcPr>
          <w:p w14:paraId="2DBBEC7B" w14:textId="77777777" w:rsidR="004A57E6" w:rsidRDefault="001E545B">
            <w:pPr>
              <w:spacing w:after="0" w:line="259" w:lineRule="auto"/>
              <w:ind w:left="1" w:firstLine="0"/>
            </w:pPr>
            <w:r>
              <w:rPr>
                <w:b/>
                <w:color w:val="FFFFFF"/>
              </w:rPr>
              <w:t>Options for Committee Discussion</w:t>
            </w:r>
            <w:r>
              <w:rPr>
                <w:color w:val="FFFFFF"/>
              </w:rPr>
              <w:t xml:space="preserve"> </w:t>
            </w:r>
          </w:p>
        </w:tc>
      </w:tr>
      <w:tr w:rsidR="004A57E6" w14:paraId="3883DAA3" w14:textId="77777777">
        <w:trPr>
          <w:trHeight w:val="1998"/>
        </w:trPr>
        <w:tc>
          <w:tcPr>
            <w:tcW w:w="600" w:type="dxa"/>
            <w:tcBorders>
              <w:top w:val="single" w:sz="2" w:space="0" w:color="CCCCCC"/>
              <w:left w:val="single" w:sz="2" w:space="0" w:color="CCCCCC"/>
              <w:bottom w:val="single" w:sz="2" w:space="0" w:color="CCCCCC"/>
              <w:right w:val="single" w:sz="2" w:space="0" w:color="CCCCCC"/>
            </w:tcBorders>
            <w:shd w:val="clear" w:color="auto" w:fill="FEF7E0"/>
            <w:vAlign w:val="center"/>
          </w:tcPr>
          <w:p w14:paraId="53A5DDF9" w14:textId="77777777" w:rsidR="004A57E6" w:rsidRDefault="001E545B">
            <w:pPr>
              <w:spacing w:after="0" w:line="259" w:lineRule="auto"/>
              <w:ind w:left="0" w:firstLine="0"/>
            </w:pPr>
            <w:r>
              <w:rPr>
                <w:b/>
              </w:rPr>
              <w:t>1</w:t>
            </w:r>
            <w:r>
              <w:t xml:space="preserve"> </w:t>
            </w:r>
          </w:p>
        </w:tc>
        <w:tc>
          <w:tcPr>
            <w:tcW w:w="4201" w:type="dxa"/>
            <w:tcBorders>
              <w:top w:val="single" w:sz="2" w:space="0" w:color="CCCCCC"/>
              <w:left w:val="single" w:sz="2" w:space="0" w:color="CCCCCC"/>
              <w:bottom w:val="single" w:sz="2" w:space="0" w:color="CCCCCC"/>
              <w:right w:val="single" w:sz="2" w:space="0" w:color="CCCCCC"/>
            </w:tcBorders>
            <w:shd w:val="clear" w:color="auto" w:fill="FEF7E0"/>
            <w:vAlign w:val="center"/>
          </w:tcPr>
          <w:p w14:paraId="1D417326" w14:textId="77777777" w:rsidR="004A57E6" w:rsidRDefault="001E545B">
            <w:pPr>
              <w:spacing w:after="0" w:line="259" w:lineRule="auto"/>
              <w:ind w:left="1" w:firstLine="0"/>
            </w:pPr>
            <w:r>
              <w:rPr>
                <w:b/>
              </w:rPr>
              <w:t>Approval Speed vs. Thoroughness</w:t>
            </w:r>
            <w:r>
              <w:t xml:space="preserve"> How strict should the tool approval process be? Faster adoption means teachers get tools sooner; thorough vetting means fewer risks but potential delays. </w:t>
            </w:r>
          </w:p>
        </w:tc>
        <w:tc>
          <w:tcPr>
            <w:tcW w:w="4563" w:type="dxa"/>
            <w:gridSpan w:val="2"/>
            <w:tcBorders>
              <w:top w:val="single" w:sz="2" w:space="0" w:color="CCCCCC"/>
              <w:left w:val="single" w:sz="2" w:space="0" w:color="CCCCCC"/>
              <w:bottom w:val="single" w:sz="2" w:space="0" w:color="CCCCCC"/>
              <w:right w:val="single" w:sz="2" w:space="0" w:color="CCCCCC"/>
            </w:tcBorders>
            <w:shd w:val="clear" w:color="auto" w:fill="FEF7E0"/>
            <w:vAlign w:val="center"/>
          </w:tcPr>
          <w:p w14:paraId="72EB3C89" w14:textId="77777777" w:rsidR="004A57E6" w:rsidRDefault="001E545B">
            <w:pPr>
              <w:numPr>
                <w:ilvl w:val="0"/>
                <w:numId w:val="9"/>
              </w:numPr>
              <w:spacing w:after="0" w:line="259" w:lineRule="auto"/>
              <w:ind w:hanging="360"/>
              <w:jc w:val="center"/>
            </w:pPr>
            <w:r>
              <w:t xml:space="preserve">Option A: Streamlined process for </w:t>
            </w:r>
          </w:p>
          <w:p w14:paraId="457E5BC4" w14:textId="77777777" w:rsidR="004A57E6" w:rsidRDefault="001E545B">
            <w:pPr>
              <w:spacing w:after="61" w:line="259" w:lineRule="auto"/>
              <w:ind w:left="721" w:firstLine="0"/>
            </w:pPr>
            <w:r>
              <w:t xml:space="preserve">Tier 1/2, full review only for Tier 3 </w:t>
            </w:r>
          </w:p>
          <w:p w14:paraId="1B933BC2" w14:textId="77777777" w:rsidR="004A57E6" w:rsidRDefault="001E545B">
            <w:pPr>
              <w:numPr>
                <w:ilvl w:val="0"/>
                <w:numId w:val="9"/>
              </w:numPr>
              <w:spacing w:after="0" w:line="259" w:lineRule="auto"/>
              <w:ind w:hanging="360"/>
              <w:jc w:val="center"/>
            </w:pPr>
            <w:r>
              <w:t xml:space="preserve">Option B: Full review for all tiers </w:t>
            </w:r>
          </w:p>
          <w:p w14:paraId="7A6834E0" w14:textId="77777777" w:rsidR="004A57E6" w:rsidRDefault="001E545B">
            <w:pPr>
              <w:spacing w:after="60" w:line="259" w:lineRule="auto"/>
              <w:ind w:left="0" w:right="182" w:firstLine="0"/>
              <w:jc w:val="center"/>
            </w:pPr>
            <w:r>
              <w:t xml:space="preserve">(slower but more consistent) </w:t>
            </w:r>
          </w:p>
          <w:p w14:paraId="0AC16672" w14:textId="77777777" w:rsidR="004A57E6" w:rsidRDefault="001E545B">
            <w:pPr>
              <w:numPr>
                <w:ilvl w:val="0"/>
                <w:numId w:val="9"/>
              </w:numPr>
              <w:spacing w:after="0" w:line="259" w:lineRule="auto"/>
              <w:ind w:hanging="360"/>
              <w:jc w:val="center"/>
            </w:pPr>
            <w:r>
              <w:t xml:space="preserve">Option C: Pre-approved tool list with expedited review for tools on the list </w:t>
            </w:r>
          </w:p>
        </w:tc>
      </w:tr>
      <w:tr w:rsidR="004A57E6" w14:paraId="49AE2BB5" w14:textId="77777777">
        <w:trPr>
          <w:trHeight w:val="1854"/>
        </w:trPr>
        <w:tc>
          <w:tcPr>
            <w:tcW w:w="600" w:type="dxa"/>
            <w:tcBorders>
              <w:top w:val="single" w:sz="2" w:space="0" w:color="CCCCCC"/>
              <w:left w:val="single" w:sz="2" w:space="0" w:color="CCCCCC"/>
              <w:bottom w:val="single" w:sz="2" w:space="0" w:color="CCCCCC"/>
              <w:right w:val="single" w:sz="2" w:space="0" w:color="CCCCCC"/>
            </w:tcBorders>
            <w:shd w:val="clear" w:color="auto" w:fill="FEF7E0"/>
            <w:vAlign w:val="center"/>
          </w:tcPr>
          <w:p w14:paraId="35677409" w14:textId="77777777" w:rsidR="004A57E6" w:rsidRDefault="001E545B">
            <w:pPr>
              <w:spacing w:after="0" w:line="259" w:lineRule="auto"/>
              <w:ind w:left="0" w:firstLine="0"/>
            </w:pPr>
            <w:r>
              <w:rPr>
                <w:b/>
              </w:rPr>
              <w:t>2</w:t>
            </w:r>
            <w:r>
              <w:t xml:space="preserve"> </w:t>
            </w:r>
          </w:p>
        </w:tc>
        <w:tc>
          <w:tcPr>
            <w:tcW w:w="4201" w:type="dxa"/>
            <w:tcBorders>
              <w:top w:val="single" w:sz="2" w:space="0" w:color="CCCCCC"/>
              <w:left w:val="single" w:sz="2" w:space="0" w:color="CCCCCC"/>
              <w:bottom w:val="single" w:sz="2" w:space="0" w:color="CCCCCC"/>
              <w:right w:val="single" w:sz="2" w:space="0" w:color="CCCCCC"/>
            </w:tcBorders>
            <w:shd w:val="clear" w:color="auto" w:fill="FEF7E0"/>
          </w:tcPr>
          <w:p w14:paraId="5CDB486C" w14:textId="77777777" w:rsidR="004A57E6" w:rsidRDefault="001E545B">
            <w:pPr>
              <w:spacing w:after="0" w:line="259" w:lineRule="auto"/>
              <w:ind w:left="1" w:firstLine="0"/>
            </w:pPr>
            <w:r>
              <w:rPr>
                <w:b/>
              </w:rPr>
              <w:t xml:space="preserve">Approved List vs. Criteria-Based </w:t>
            </w:r>
          </w:p>
          <w:p w14:paraId="63763831" w14:textId="77777777" w:rsidR="004A57E6" w:rsidRDefault="001E545B">
            <w:pPr>
              <w:spacing w:after="12" w:line="259" w:lineRule="auto"/>
              <w:ind w:left="1" w:firstLine="0"/>
            </w:pPr>
            <w:r>
              <w:rPr>
                <w:b/>
              </w:rPr>
              <w:t>Evaluation</w:t>
            </w:r>
            <w:r>
              <w:t xml:space="preserve"> </w:t>
            </w:r>
          </w:p>
          <w:p w14:paraId="49568B4A" w14:textId="77777777" w:rsidR="004A57E6" w:rsidRDefault="001E545B">
            <w:pPr>
              <w:spacing w:after="0" w:line="259" w:lineRule="auto"/>
              <w:ind w:left="1" w:firstLine="0"/>
            </w:pPr>
            <w:r>
              <w:t xml:space="preserve">Should FCCPS maintain a curated list of pre-approved AI tools, or use </w:t>
            </w:r>
            <w:proofErr w:type="spellStart"/>
            <w:r>
              <w:t>criteriabased</w:t>
            </w:r>
            <w:proofErr w:type="spellEnd"/>
            <w:r>
              <w:t xml:space="preserve"> evaluation to assess any tool on demand? </w:t>
            </w:r>
          </w:p>
        </w:tc>
        <w:tc>
          <w:tcPr>
            <w:tcW w:w="4563" w:type="dxa"/>
            <w:gridSpan w:val="2"/>
            <w:tcBorders>
              <w:top w:val="single" w:sz="2" w:space="0" w:color="CCCCCC"/>
              <w:left w:val="single" w:sz="2" w:space="0" w:color="CCCCCC"/>
              <w:bottom w:val="single" w:sz="2" w:space="0" w:color="CCCCCC"/>
              <w:right w:val="single" w:sz="2" w:space="0" w:color="CCCCCC"/>
            </w:tcBorders>
            <w:shd w:val="clear" w:color="auto" w:fill="FEF7E0"/>
          </w:tcPr>
          <w:p w14:paraId="182A6768" w14:textId="77777777" w:rsidR="004A57E6" w:rsidRDefault="001E545B">
            <w:pPr>
              <w:numPr>
                <w:ilvl w:val="0"/>
                <w:numId w:val="10"/>
              </w:numPr>
              <w:spacing w:after="0" w:line="259" w:lineRule="auto"/>
              <w:ind w:hanging="360"/>
            </w:pPr>
            <w:r>
              <w:t xml:space="preserve">Option A: Maintained approved list </w:t>
            </w:r>
          </w:p>
          <w:p w14:paraId="2DCDCC3C" w14:textId="77777777" w:rsidR="004A57E6" w:rsidRDefault="001E545B">
            <w:pPr>
              <w:spacing w:after="60" w:line="259" w:lineRule="auto"/>
              <w:ind w:left="0" w:right="64" w:firstLine="0"/>
              <w:jc w:val="right"/>
            </w:pPr>
            <w:r>
              <w:t xml:space="preserve">(clear, but requires ongoing curation) </w:t>
            </w:r>
          </w:p>
          <w:p w14:paraId="4B20F044" w14:textId="77777777" w:rsidR="004A57E6" w:rsidRDefault="001E545B">
            <w:pPr>
              <w:numPr>
                <w:ilvl w:val="0"/>
                <w:numId w:val="10"/>
              </w:numPr>
              <w:spacing w:after="0" w:line="259" w:lineRule="auto"/>
              <w:ind w:hanging="360"/>
            </w:pPr>
            <w:r>
              <w:t xml:space="preserve">Option B: Criteria-based (flexible, but more work per request) </w:t>
            </w:r>
          </w:p>
        </w:tc>
      </w:tr>
      <w:tr w:rsidR="004A57E6" w14:paraId="1D0E3BF5" w14:textId="77777777">
        <w:trPr>
          <w:trHeight w:val="1052"/>
        </w:trPr>
        <w:tc>
          <w:tcPr>
            <w:tcW w:w="600" w:type="dxa"/>
            <w:tcBorders>
              <w:top w:val="single" w:sz="2" w:space="0" w:color="CCCCCC"/>
              <w:left w:val="single" w:sz="2" w:space="0" w:color="CCCCCC"/>
              <w:bottom w:val="single" w:sz="2" w:space="0" w:color="CCCCCC"/>
              <w:right w:val="single" w:sz="2" w:space="0" w:color="CCCCCC"/>
            </w:tcBorders>
            <w:shd w:val="clear" w:color="auto" w:fill="FEF7E0"/>
          </w:tcPr>
          <w:p w14:paraId="39CF91C6" w14:textId="77777777" w:rsidR="004A57E6" w:rsidRDefault="004A57E6">
            <w:pPr>
              <w:spacing w:after="160" w:line="259" w:lineRule="auto"/>
              <w:ind w:left="0" w:firstLine="0"/>
            </w:pPr>
          </w:p>
        </w:tc>
        <w:tc>
          <w:tcPr>
            <w:tcW w:w="4201" w:type="dxa"/>
            <w:tcBorders>
              <w:top w:val="single" w:sz="2" w:space="0" w:color="CCCCCC"/>
              <w:left w:val="single" w:sz="2" w:space="0" w:color="CCCCCC"/>
              <w:bottom w:val="single" w:sz="2" w:space="0" w:color="CCCCCC"/>
              <w:right w:val="single" w:sz="2" w:space="0" w:color="CCCCCC"/>
            </w:tcBorders>
            <w:shd w:val="clear" w:color="auto" w:fill="FEF7E0"/>
          </w:tcPr>
          <w:p w14:paraId="6B183CA8" w14:textId="77777777" w:rsidR="004A57E6" w:rsidRDefault="004A57E6">
            <w:pPr>
              <w:spacing w:after="160" w:line="259" w:lineRule="auto"/>
              <w:ind w:left="0" w:firstLine="0"/>
            </w:pPr>
          </w:p>
        </w:tc>
        <w:tc>
          <w:tcPr>
            <w:tcW w:w="843" w:type="dxa"/>
            <w:tcBorders>
              <w:top w:val="single" w:sz="2" w:space="0" w:color="CCCCCC"/>
              <w:left w:val="single" w:sz="2" w:space="0" w:color="CCCCCC"/>
              <w:bottom w:val="single" w:sz="2" w:space="0" w:color="CCCCCC"/>
              <w:right w:val="nil"/>
            </w:tcBorders>
            <w:shd w:val="clear" w:color="auto" w:fill="FEF7E0"/>
          </w:tcPr>
          <w:p w14:paraId="1BDBF02B" w14:textId="77777777" w:rsidR="004A57E6" w:rsidRDefault="001E545B">
            <w:pPr>
              <w:spacing w:after="0" w:line="259" w:lineRule="auto"/>
              <w:ind w:left="293" w:firstLine="0"/>
              <w:jc w:val="center"/>
            </w:pPr>
            <w:r>
              <w:t>•</w:t>
            </w:r>
            <w:r>
              <w:rPr>
                <w:rFonts w:ascii="Arial" w:eastAsia="Arial" w:hAnsi="Arial" w:cs="Arial"/>
              </w:rPr>
              <w:t xml:space="preserve"> </w:t>
            </w:r>
          </w:p>
        </w:tc>
        <w:tc>
          <w:tcPr>
            <w:tcW w:w="3720" w:type="dxa"/>
            <w:tcBorders>
              <w:top w:val="single" w:sz="2" w:space="0" w:color="CCCCCC"/>
              <w:left w:val="nil"/>
              <w:bottom w:val="single" w:sz="2" w:space="0" w:color="CCCCCC"/>
              <w:right w:val="single" w:sz="2" w:space="0" w:color="CCCCCC"/>
            </w:tcBorders>
            <w:shd w:val="clear" w:color="auto" w:fill="FEF7E0"/>
            <w:vAlign w:val="center"/>
          </w:tcPr>
          <w:p w14:paraId="5F997444" w14:textId="77777777" w:rsidR="004A57E6" w:rsidRDefault="001E545B">
            <w:pPr>
              <w:spacing w:after="0" w:line="259" w:lineRule="auto"/>
              <w:ind w:left="0" w:firstLine="0"/>
            </w:pPr>
            <w:r>
              <w:t xml:space="preserve">Option C: Hybrid — approved list for common tools + criteria pathway for new requests </w:t>
            </w:r>
          </w:p>
        </w:tc>
      </w:tr>
      <w:tr w:rsidR="004A57E6" w14:paraId="3782FFA8" w14:textId="77777777">
        <w:trPr>
          <w:trHeight w:val="1301"/>
        </w:trPr>
        <w:tc>
          <w:tcPr>
            <w:tcW w:w="600" w:type="dxa"/>
            <w:tcBorders>
              <w:top w:val="single" w:sz="2" w:space="0" w:color="CCCCCC"/>
              <w:left w:val="single" w:sz="2" w:space="0" w:color="CCCCCC"/>
              <w:bottom w:val="nil"/>
              <w:right w:val="single" w:sz="2" w:space="0" w:color="CCCCCC"/>
            </w:tcBorders>
            <w:shd w:val="clear" w:color="auto" w:fill="FEF7E0"/>
            <w:vAlign w:val="bottom"/>
          </w:tcPr>
          <w:p w14:paraId="461EE505" w14:textId="77777777" w:rsidR="004A57E6" w:rsidRDefault="001E545B">
            <w:pPr>
              <w:spacing w:after="0" w:line="259" w:lineRule="auto"/>
              <w:ind w:left="122" w:firstLine="0"/>
            </w:pPr>
            <w:r>
              <w:rPr>
                <w:b/>
              </w:rPr>
              <w:t>3</w:t>
            </w:r>
            <w:r>
              <w:t xml:space="preserve"> </w:t>
            </w:r>
          </w:p>
        </w:tc>
        <w:tc>
          <w:tcPr>
            <w:tcW w:w="4201" w:type="dxa"/>
            <w:tcBorders>
              <w:top w:val="single" w:sz="2" w:space="0" w:color="CCCCCC"/>
              <w:left w:val="single" w:sz="2" w:space="0" w:color="CCCCCC"/>
              <w:bottom w:val="nil"/>
              <w:right w:val="single" w:sz="2" w:space="0" w:color="CCCCCC"/>
            </w:tcBorders>
            <w:shd w:val="clear" w:color="auto" w:fill="FEF7E0"/>
          </w:tcPr>
          <w:p w14:paraId="2A44C171" w14:textId="77777777" w:rsidR="004A57E6" w:rsidRDefault="001E545B">
            <w:pPr>
              <w:spacing w:after="0" w:line="259" w:lineRule="auto"/>
              <w:ind w:left="122" w:firstLine="0"/>
            </w:pPr>
            <w:r>
              <w:rPr>
                <w:b/>
              </w:rPr>
              <w:t>Compliance Monitoring Ownership</w:t>
            </w:r>
            <w:r>
              <w:t xml:space="preserve"> Who owns ongoing compliance monitoring after a tool is approved? This has significant resource implications. </w:t>
            </w:r>
          </w:p>
        </w:tc>
        <w:tc>
          <w:tcPr>
            <w:tcW w:w="843" w:type="dxa"/>
            <w:tcBorders>
              <w:top w:val="single" w:sz="2" w:space="0" w:color="CCCCCC"/>
              <w:left w:val="single" w:sz="2" w:space="0" w:color="CCCCCC"/>
              <w:bottom w:val="nil"/>
              <w:right w:val="nil"/>
            </w:tcBorders>
            <w:shd w:val="clear" w:color="auto" w:fill="FEF7E0"/>
          </w:tcPr>
          <w:p w14:paraId="2ABDD09D" w14:textId="77777777" w:rsidR="004A57E6" w:rsidRDefault="001E545B">
            <w:pPr>
              <w:spacing w:after="314" w:line="259" w:lineRule="auto"/>
              <w:ind w:left="293" w:firstLine="0"/>
              <w:jc w:val="center"/>
            </w:pPr>
            <w:r>
              <w:t>•</w:t>
            </w:r>
            <w:r>
              <w:rPr>
                <w:rFonts w:ascii="Arial" w:eastAsia="Arial" w:hAnsi="Arial" w:cs="Arial"/>
              </w:rPr>
              <w:t xml:space="preserve"> </w:t>
            </w:r>
          </w:p>
          <w:p w14:paraId="4EF8D23A" w14:textId="77777777" w:rsidR="004A57E6" w:rsidRDefault="001E545B">
            <w:pPr>
              <w:spacing w:after="0" w:line="259" w:lineRule="auto"/>
              <w:ind w:left="293" w:firstLine="0"/>
              <w:jc w:val="center"/>
            </w:pPr>
            <w:r>
              <w:t>•</w:t>
            </w:r>
            <w:r>
              <w:rPr>
                <w:rFonts w:ascii="Arial" w:eastAsia="Arial" w:hAnsi="Arial" w:cs="Arial"/>
              </w:rPr>
              <w:t xml:space="preserve"> </w:t>
            </w:r>
          </w:p>
        </w:tc>
        <w:tc>
          <w:tcPr>
            <w:tcW w:w="3720" w:type="dxa"/>
            <w:tcBorders>
              <w:top w:val="single" w:sz="2" w:space="0" w:color="CCCCCC"/>
              <w:left w:val="nil"/>
              <w:bottom w:val="nil"/>
              <w:right w:val="single" w:sz="2" w:space="0" w:color="CCCCCC"/>
            </w:tcBorders>
            <w:shd w:val="clear" w:color="auto" w:fill="FEF7E0"/>
          </w:tcPr>
          <w:p w14:paraId="3AA5E7F1" w14:textId="77777777" w:rsidR="004A57E6" w:rsidRDefault="001E545B">
            <w:pPr>
              <w:spacing w:after="53" w:line="240" w:lineRule="auto"/>
              <w:ind w:left="0" w:firstLine="0"/>
            </w:pPr>
            <w:r>
              <w:t xml:space="preserve">Option A: IT Department (technical focus) </w:t>
            </w:r>
          </w:p>
          <w:p w14:paraId="09BFDF79" w14:textId="77777777" w:rsidR="004A57E6" w:rsidRDefault="001E545B">
            <w:pPr>
              <w:spacing w:after="0" w:line="259" w:lineRule="auto"/>
              <w:ind w:left="0" w:firstLine="0"/>
            </w:pPr>
            <w:r>
              <w:t xml:space="preserve">Option B: Curriculum &amp; Instruction </w:t>
            </w:r>
          </w:p>
          <w:p w14:paraId="20ECCD0C" w14:textId="77777777" w:rsidR="004A57E6" w:rsidRDefault="001E545B">
            <w:pPr>
              <w:spacing w:after="0" w:line="259" w:lineRule="auto"/>
              <w:ind w:left="0" w:firstLine="0"/>
            </w:pPr>
            <w:r>
              <w:t xml:space="preserve">(educational focus) </w:t>
            </w:r>
          </w:p>
        </w:tc>
      </w:tr>
      <w:tr w:rsidR="004A57E6" w14:paraId="2427439C" w14:textId="77777777">
        <w:trPr>
          <w:trHeight w:val="692"/>
        </w:trPr>
        <w:tc>
          <w:tcPr>
            <w:tcW w:w="600" w:type="dxa"/>
            <w:tcBorders>
              <w:top w:val="nil"/>
              <w:left w:val="single" w:sz="2" w:space="0" w:color="CCCCCC"/>
              <w:bottom w:val="single" w:sz="2" w:space="0" w:color="CCCCCC"/>
              <w:right w:val="single" w:sz="2" w:space="0" w:color="CCCCCC"/>
            </w:tcBorders>
            <w:shd w:val="clear" w:color="auto" w:fill="FEF7E0"/>
          </w:tcPr>
          <w:p w14:paraId="37968FA5" w14:textId="77777777" w:rsidR="004A57E6" w:rsidRDefault="004A57E6">
            <w:pPr>
              <w:spacing w:after="160" w:line="259" w:lineRule="auto"/>
              <w:ind w:left="0" w:firstLine="0"/>
            </w:pPr>
          </w:p>
        </w:tc>
        <w:tc>
          <w:tcPr>
            <w:tcW w:w="4201" w:type="dxa"/>
            <w:tcBorders>
              <w:top w:val="nil"/>
              <w:left w:val="single" w:sz="2" w:space="0" w:color="CCCCCC"/>
              <w:bottom w:val="single" w:sz="2" w:space="0" w:color="CCCCCC"/>
              <w:right w:val="single" w:sz="2" w:space="0" w:color="CCCCCC"/>
            </w:tcBorders>
            <w:shd w:val="clear" w:color="auto" w:fill="FEF7E0"/>
          </w:tcPr>
          <w:p w14:paraId="26118EF3" w14:textId="77777777" w:rsidR="004A57E6" w:rsidRDefault="004A57E6">
            <w:pPr>
              <w:spacing w:after="160" w:line="259" w:lineRule="auto"/>
              <w:ind w:left="0" w:firstLine="0"/>
            </w:pPr>
          </w:p>
        </w:tc>
        <w:tc>
          <w:tcPr>
            <w:tcW w:w="843" w:type="dxa"/>
            <w:tcBorders>
              <w:top w:val="nil"/>
              <w:left w:val="single" w:sz="2" w:space="0" w:color="CCCCCC"/>
              <w:bottom w:val="single" w:sz="2" w:space="0" w:color="CCCCCC"/>
              <w:right w:val="nil"/>
            </w:tcBorders>
            <w:shd w:val="clear" w:color="auto" w:fill="FEF7E0"/>
          </w:tcPr>
          <w:p w14:paraId="0AA5CA3C" w14:textId="77777777" w:rsidR="004A57E6" w:rsidRDefault="001E545B">
            <w:pPr>
              <w:spacing w:after="0" w:line="259" w:lineRule="auto"/>
              <w:ind w:left="293" w:firstLine="0"/>
              <w:jc w:val="center"/>
            </w:pPr>
            <w:r>
              <w:t>•</w:t>
            </w:r>
            <w:r>
              <w:rPr>
                <w:rFonts w:ascii="Arial" w:eastAsia="Arial" w:hAnsi="Arial" w:cs="Arial"/>
              </w:rPr>
              <w:t xml:space="preserve"> </w:t>
            </w:r>
          </w:p>
        </w:tc>
        <w:tc>
          <w:tcPr>
            <w:tcW w:w="3720" w:type="dxa"/>
            <w:tcBorders>
              <w:top w:val="nil"/>
              <w:left w:val="nil"/>
              <w:bottom w:val="single" w:sz="2" w:space="0" w:color="CCCCCC"/>
              <w:right w:val="single" w:sz="2" w:space="0" w:color="CCCCCC"/>
            </w:tcBorders>
            <w:shd w:val="clear" w:color="auto" w:fill="FEF7E0"/>
          </w:tcPr>
          <w:p w14:paraId="154C1DFE" w14:textId="77777777" w:rsidR="004A57E6" w:rsidRDefault="001E545B">
            <w:pPr>
              <w:spacing w:after="0" w:line="259" w:lineRule="auto"/>
              <w:ind w:left="0" w:firstLine="0"/>
            </w:pPr>
            <w:r>
              <w:t xml:space="preserve">Option C: Shared responsibility with clear RACI matrix </w:t>
            </w:r>
          </w:p>
        </w:tc>
      </w:tr>
    </w:tbl>
    <w:p w14:paraId="11598334" w14:textId="77777777" w:rsidR="004A57E6" w:rsidRDefault="001E545B" w:rsidP="00734B05">
      <w:pPr>
        <w:pStyle w:val="Heading2"/>
      </w:pPr>
      <w:r>
        <w:t xml:space="preserve">Dependencies </w:t>
      </w:r>
      <w:proofErr w:type="gramStart"/>
      <w:r>
        <w:t>from</w:t>
      </w:r>
      <w:proofErr w:type="gramEnd"/>
      <w:r>
        <w:t xml:space="preserve"> Other Workstreams &amp; FCCPS Staff </w:t>
      </w:r>
    </w:p>
    <w:tbl>
      <w:tblPr>
        <w:tblStyle w:val="TableGrid"/>
        <w:tblW w:w="9364" w:type="dxa"/>
        <w:tblInd w:w="-2" w:type="dxa"/>
        <w:tblCellMar>
          <w:top w:w="112" w:type="dxa"/>
          <w:left w:w="119" w:type="dxa"/>
          <w:right w:w="74" w:type="dxa"/>
        </w:tblCellMar>
        <w:tblLook w:val="04A0" w:firstRow="1" w:lastRow="0" w:firstColumn="1" w:lastColumn="0" w:noHBand="0" w:noVBand="1"/>
      </w:tblPr>
      <w:tblGrid>
        <w:gridCol w:w="3001"/>
        <w:gridCol w:w="3504"/>
        <w:gridCol w:w="2859"/>
      </w:tblGrid>
      <w:tr w:rsidR="004A57E6" w14:paraId="1BDF203F" w14:textId="77777777">
        <w:trPr>
          <w:trHeight w:val="445"/>
        </w:trPr>
        <w:tc>
          <w:tcPr>
            <w:tcW w:w="3001"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320B18F7" w14:textId="77777777" w:rsidR="004A57E6" w:rsidRDefault="001E545B">
            <w:pPr>
              <w:spacing w:after="0" w:line="259" w:lineRule="auto"/>
              <w:ind w:left="2" w:firstLine="0"/>
            </w:pPr>
            <w:r>
              <w:rPr>
                <w:b/>
                <w:color w:val="FFFFFF"/>
              </w:rPr>
              <w:t>What We Need</w:t>
            </w:r>
            <w:r>
              <w:rPr>
                <w:color w:val="FFFFFF"/>
              </w:rPr>
              <w:t xml:space="preserve"> </w:t>
            </w:r>
          </w:p>
        </w:tc>
        <w:tc>
          <w:tcPr>
            <w:tcW w:w="3504" w:type="dxa"/>
            <w:tcBorders>
              <w:top w:val="single" w:sz="2" w:space="0" w:color="CCCCCC"/>
              <w:left w:val="single" w:sz="2" w:space="0" w:color="CCCCCC"/>
              <w:bottom w:val="single" w:sz="2" w:space="0" w:color="CCCCCC"/>
              <w:right w:val="single" w:sz="2" w:space="0" w:color="CCCCCC"/>
            </w:tcBorders>
            <w:shd w:val="clear" w:color="auto" w:fill="1B3A5C"/>
            <w:vAlign w:val="center"/>
          </w:tcPr>
          <w:p w14:paraId="6EC9829C" w14:textId="77777777" w:rsidR="004A57E6" w:rsidRDefault="001E545B">
            <w:pPr>
              <w:spacing w:after="0" w:line="259" w:lineRule="auto"/>
              <w:ind w:left="3" w:firstLine="0"/>
            </w:pPr>
            <w:r>
              <w:rPr>
                <w:b/>
                <w:color w:val="FFFFFF"/>
              </w:rPr>
              <w:t>From Whom</w:t>
            </w:r>
            <w:r>
              <w:rPr>
                <w:color w:val="FFFFFF"/>
              </w:rPr>
              <w:t xml:space="preserve"> </w:t>
            </w:r>
          </w:p>
        </w:tc>
        <w:tc>
          <w:tcPr>
            <w:tcW w:w="2859" w:type="dxa"/>
            <w:tcBorders>
              <w:top w:val="single" w:sz="2" w:space="0" w:color="CCCCCC"/>
              <w:left w:val="single" w:sz="2" w:space="0" w:color="CCCCCC"/>
              <w:bottom w:val="single" w:sz="33" w:space="0" w:color="FEF7E0"/>
              <w:right w:val="single" w:sz="2" w:space="0" w:color="CCCCCC"/>
            </w:tcBorders>
            <w:shd w:val="clear" w:color="auto" w:fill="1B3A5C"/>
            <w:vAlign w:val="center"/>
          </w:tcPr>
          <w:p w14:paraId="43A4946E" w14:textId="77777777" w:rsidR="004A57E6" w:rsidRDefault="001E545B">
            <w:pPr>
              <w:spacing w:after="0" w:line="259" w:lineRule="auto"/>
              <w:ind w:left="0" w:firstLine="0"/>
            </w:pPr>
            <w:r>
              <w:rPr>
                <w:b/>
                <w:color w:val="FFFFFF"/>
              </w:rPr>
              <w:t>Status</w:t>
            </w:r>
            <w:r>
              <w:rPr>
                <w:color w:val="FFFFFF"/>
              </w:rPr>
              <w:t xml:space="preserve"> </w:t>
            </w:r>
          </w:p>
        </w:tc>
      </w:tr>
      <w:tr w:rsidR="004A57E6" w14:paraId="6A89DDBE" w14:textId="77777777">
        <w:trPr>
          <w:trHeight w:val="754"/>
        </w:trPr>
        <w:tc>
          <w:tcPr>
            <w:tcW w:w="300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9E4D405" w14:textId="77777777" w:rsidR="004A57E6" w:rsidRDefault="001E545B">
            <w:pPr>
              <w:spacing w:after="0" w:line="259" w:lineRule="auto"/>
              <w:ind w:left="2" w:firstLine="0"/>
            </w:pPr>
            <w:r>
              <w:t xml:space="preserve">Existing DPA templates and procurement workflows </w:t>
            </w:r>
          </w:p>
        </w:tc>
        <w:tc>
          <w:tcPr>
            <w:tcW w:w="350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AA6BA6E" w14:textId="77777777" w:rsidR="004A57E6" w:rsidRDefault="001E545B">
            <w:pPr>
              <w:spacing w:after="0" w:line="259" w:lineRule="auto"/>
              <w:ind w:left="3" w:firstLine="0"/>
            </w:pPr>
            <w:r>
              <w:t xml:space="preserve">FCCPS IT / Jerrod Anderson or </w:t>
            </w:r>
          </w:p>
          <w:p w14:paraId="294AD60B" w14:textId="77777777" w:rsidR="004A57E6" w:rsidRDefault="001E545B">
            <w:pPr>
              <w:spacing w:after="0" w:line="259" w:lineRule="auto"/>
              <w:ind w:left="3" w:firstLine="0"/>
            </w:pPr>
            <w:r>
              <w:t xml:space="preserve">Bethany Henderson </w:t>
            </w:r>
          </w:p>
        </w:tc>
        <w:tc>
          <w:tcPr>
            <w:tcW w:w="2859" w:type="dxa"/>
            <w:tcBorders>
              <w:top w:val="single" w:sz="33" w:space="0" w:color="FEF7E0"/>
              <w:left w:val="single" w:sz="2" w:space="0" w:color="CCCCCC"/>
              <w:bottom w:val="double" w:sz="33" w:space="0" w:color="FEF7E0"/>
              <w:right w:val="single" w:sz="2" w:space="0" w:color="CCCCCC"/>
            </w:tcBorders>
            <w:shd w:val="clear" w:color="auto" w:fill="FEF7E0"/>
          </w:tcPr>
          <w:p w14:paraId="370233CC" w14:textId="77777777" w:rsidR="004A57E6" w:rsidRDefault="001E545B">
            <w:pPr>
              <w:spacing w:after="0" w:line="259" w:lineRule="auto"/>
              <w:ind w:left="0" w:firstLine="0"/>
            </w:pPr>
            <w:r>
              <w:t xml:space="preserve">Not yet requested </w:t>
            </w:r>
          </w:p>
        </w:tc>
      </w:tr>
      <w:tr w:rsidR="004A57E6" w14:paraId="189D3D52" w14:textId="77777777">
        <w:trPr>
          <w:trHeight w:val="754"/>
        </w:trPr>
        <w:tc>
          <w:tcPr>
            <w:tcW w:w="300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60CAA8C" w14:textId="77777777" w:rsidR="004A57E6" w:rsidRDefault="001E545B">
            <w:pPr>
              <w:spacing w:after="0" w:line="259" w:lineRule="auto"/>
              <w:ind w:left="2" w:firstLine="0"/>
            </w:pPr>
            <w:r>
              <w:t xml:space="preserve">Current AI tool inventory </w:t>
            </w:r>
          </w:p>
          <w:p w14:paraId="6EF7A59B" w14:textId="77777777" w:rsidR="004A57E6" w:rsidRDefault="001E545B">
            <w:pPr>
              <w:spacing w:after="0" w:line="259" w:lineRule="auto"/>
              <w:ind w:left="2" w:firstLine="0"/>
            </w:pPr>
            <w:r>
              <w:t xml:space="preserve">(what’s already in use) </w:t>
            </w:r>
          </w:p>
        </w:tc>
        <w:tc>
          <w:tcPr>
            <w:tcW w:w="3504" w:type="dxa"/>
            <w:tcBorders>
              <w:top w:val="single" w:sz="2" w:space="0" w:color="CCCCCC"/>
              <w:left w:val="single" w:sz="2" w:space="0" w:color="CCCCCC"/>
              <w:bottom w:val="single" w:sz="2" w:space="0" w:color="CCCCCC"/>
              <w:right w:val="single" w:sz="2" w:space="0" w:color="CCCCCC"/>
            </w:tcBorders>
            <w:shd w:val="clear" w:color="auto" w:fill="FFFFFF"/>
          </w:tcPr>
          <w:p w14:paraId="2D9928F7" w14:textId="77777777" w:rsidR="004A57E6" w:rsidRDefault="001E545B">
            <w:pPr>
              <w:spacing w:after="0" w:line="259" w:lineRule="auto"/>
              <w:ind w:left="3" w:firstLine="0"/>
            </w:pPr>
            <w:r>
              <w:t xml:space="preserve">FCCPS IT Department </w:t>
            </w:r>
          </w:p>
        </w:tc>
        <w:tc>
          <w:tcPr>
            <w:tcW w:w="2859" w:type="dxa"/>
            <w:tcBorders>
              <w:top w:val="double" w:sz="33" w:space="0" w:color="FEF7E0"/>
              <w:left w:val="single" w:sz="2" w:space="0" w:color="CCCCCC"/>
              <w:bottom w:val="double" w:sz="33" w:space="0" w:color="FEF7E0"/>
              <w:right w:val="single" w:sz="2" w:space="0" w:color="CCCCCC"/>
            </w:tcBorders>
            <w:shd w:val="clear" w:color="auto" w:fill="FEF7E0"/>
          </w:tcPr>
          <w:p w14:paraId="67C556BB" w14:textId="77777777" w:rsidR="004A57E6" w:rsidRDefault="001E545B">
            <w:pPr>
              <w:spacing w:after="0" w:line="259" w:lineRule="auto"/>
              <w:ind w:left="0" w:firstLine="0"/>
            </w:pPr>
            <w:r>
              <w:t xml:space="preserve">Not yet requested </w:t>
            </w:r>
          </w:p>
        </w:tc>
      </w:tr>
      <w:tr w:rsidR="004A57E6" w14:paraId="01D675B3" w14:textId="77777777">
        <w:trPr>
          <w:trHeight w:val="754"/>
        </w:trPr>
        <w:tc>
          <w:tcPr>
            <w:tcW w:w="300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3463027" w14:textId="77777777" w:rsidR="004A57E6" w:rsidRDefault="001E545B">
            <w:pPr>
              <w:spacing w:after="0" w:line="259" w:lineRule="auto"/>
              <w:ind w:left="2" w:firstLine="0"/>
              <w:jc w:val="both"/>
            </w:pPr>
            <w:r>
              <w:t xml:space="preserve">IT capacity for ongoing compliance monitoring </w:t>
            </w:r>
          </w:p>
        </w:tc>
        <w:tc>
          <w:tcPr>
            <w:tcW w:w="3504" w:type="dxa"/>
            <w:tcBorders>
              <w:top w:val="single" w:sz="2" w:space="0" w:color="CCCCCC"/>
              <w:left w:val="single" w:sz="2" w:space="0" w:color="CCCCCC"/>
              <w:bottom w:val="single" w:sz="2" w:space="0" w:color="CCCCCC"/>
              <w:right w:val="single" w:sz="2" w:space="0" w:color="CCCCCC"/>
            </w:tcBorders>
            <w:shd w:val="clear" w:color="auto" w:fill="FFFFFF"/>
          </w:tcPr>
          <w:p w14:paraId="16B23F4F" w14:textId="77777777" w:rsidR="004A57E6" w:rsidRDefault="001E545B">
            <w:pPr>
              <w:spacing w:after="0" w:line="259" w:lineRule="auto"/>
              <w:ind w:left="3" w:firstLine="0"/>
            </w:pPr>
            <w:r>
              <w:t xml:space="preserve">FCCPS IT Department </w:t>
            </w:r>
          </w:p>
        </w:tc>
        <w:tc>
          <w:tcPr>
            <w:tcW w:w="2859" w:type="dxa"/>
            <w:tcBorders>
              <w:top w:val="double" w:sz="33" w:space="0" w:color="FEF7E0"/>
              <w:left w:val="single" w:sz="2" w:space="0" w:color="CCCCCC"/>
              <w:bottom w:val="single" w:sz="33" w:space="0" w:color="E8F0FE"/>
              <w:right w:val="single" w:sz="2" w:space="0" w:color="CCCCCC"/>
            </w:tcBorders>
            <w:shd w:val="clear" w:color="auto" w:fill="FEF7E0"/>
          </w:tcPr>
          <w:p w14:paraId="4F3365D5" w14:textId="77777777" w:rsidR="004A57E6" w:rsidRDefault="001E545B">
            <w:pPr>
              <w:spacing w:after="0" w:line="259" w:lineRule="auto"/>
              <w:ind w:left="0" w:firstLine="0"/>
            </w:pPr>
            <w:r>
              <w:t xml:space="preserve">Not yet requested </w:t>
            </w:r>
          </w:p>
        </w:tc>
      </w:tr>
      <w:tr w:rsidR="004A57E6" w14:paraId="656DAEEF" w14:textId="77777777">
        <w:trPr>
          <w:trHeight w:val="754"/>
        </w:trPr>
        <w:tc>
          <w:tcPr>
            <w:tcW w:w="300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B6DF4EC" w14:textId="77777777" w:rsidR="004A57E6" w:rsidRDefault="001E545B">
            <w:pPr>
              <w:spacing w:after="0" w:line="259" w:lineRule="auto"/>
              <w:ind w:left="2" w:firstLine="0"/>
            </w:pPr>
            <w:r>
              <w:t xml:space="preserve">Draft policy principles </w:t>
            </w:r>
          </w:p>
          <w:p w14:paraId="6459D19C" w14:textId="77777777" w:rsidR="004A57E6" w:rsidRDefault="001E545B">
            <w:pPr>
              <w:spacing w:after="0" w:line="259" w:lineRule="auto"/>
              <w:ind w:left="2" w:firstLine="0"/>
            </w:pPr>
            <w:r>
              <w:t xml:space="preserve">(from Meeting 3) </w:t>
            </w:r>
          </w:p>
        </w:tc>
        <w:tc>
          <w:tcPr>
            <w:tcW w:w="3504" w:type="dxa"/>
            <w:tcBorders>
              <w:top w:val="single" w:sz="2" w:space="0" w:color="CCCCCC"/>
              <w:left w:val="single" w:sz="2" w:space="0" w:color="CCCCCC"/>
              <w:bottom w:val="single" w:sz="2" w:space="0" w:color="CCCCCC"/>
              <w:right w:val="single" w:sz="2" w:space="0" w:color="CCCCCC"/>
            </w:tcBorders>
            <w:shd w:val="clear" w:color="auto" w:fill="FFFFFF"/>
          </w:tcPr>
          <w:p w14:paraId="64CB3047" w14:textId="77777777" w:rsidR="004A57E6" w:rsidRDefault="001E545B">
            <w:pPr>
              <w:spacing w:after="0" w:line="259" w:lineRule="auto"/>
              <w:ind w:left="3" w:firstLine="0"/>
            </w:pPr>
            <w:r>
              <w:t xml:space="preserve">Full committee (Feb 20 output) </w:t>
            </w:r>
          </w:p>
        </w:tc>
        <w:tc>
          <w:tcPr>
            <w:tcW w:w="2859" w:type="dxa"/>
            <w:tcBorders>
              <w:top w:val="single" w:sz="33" w:space="0" w:color="E8F0FE"/>
              <w:left w:val="single" w:sz="2" w:space="0" w:color="CCCCCC"/>
              <w:bottom w:val="single" w:sz="33" w:space="0" w:color="FEF7E0"/>
              <w:right w:val="single" w:sz="2" w:space="0" w:color="CCCCCC"/>
            </w:tcBorders>
            <w:shd w:val="clear" w:color="auto" w:fill="E8F0FE"/>
          </w:tcPr>
          <w:p w14:paraId="6207EF21" w14:textId="77777777" w:rsidR="004A57E6" w:rsidRDefault="001E545B">
            <w:pPr>
              <w:spacing w:after="0" w:line="259" w:lineRule="auto"/>
              <w:ind w:left="0" w:firstLine="0"/>
            </w:pPr>
            <w:r>
              <w:t xml:space="preserve">Pending Meeting 3 </w:t>
            </w:r>
          </w:p>
        </w:tc>
      </w:tr>
      <w:tr w:rsidR="004A57E6" w14:paraId="3F4F261C" w14:textId="77777777">
        <w:trPr>
          <w:trHeight w:val="754"/>
        </w:trPr>
        <w:tc>
          <w:tcPr>
            <w:tcW w:w="3001" w:type="dxa"/>
            <w:tcBorders>
              <w:top w:val="single" w:sz="2" w:space="0" w:color="CCCCCC"/>
              <w:left w:val="single" w:sz="2" w:space="0" w:color="CCCCCC"/>
              <w:bottom w:val="single" w:sz="2" w:space="0" w:color="CCCCCC"/>
              <w:right w:val="single" w:sz="2" w:space="0" w:color="CCCCCC"/>
            </w:tcBorders>
          </w:tcPr>
          <w:p w14:paraId="3BDD00E2" w14:textId="77777777" w:rsidR="004A57E6" w:rsidRDefault="001E545B">
            <w:pPr>
              <w:spacing w:after="0" w:line="259" w:lineRule="auto"/>
              <w:ind w:left="2" w:firstLine="0"/>
            </w:pPr>
            <w:r>
              <w:t xml:space="preserve">Policy language alignment </w:t>
            </w:r>
          </w:p>
        </w:tc>
        <w:tc>
          <w:tcPr>
            <w:tcW w:w="3504" w:type="dxa"/>
            <w:tcBorders>
              <w:top w:val="single" w:sz="2" w:space="0" w:color="CCCCCC"/>
              <w:left w:val="single" w:sz="2" w:space="0" w:color="CCCCCC"/>
              <w:bottom w:val="single" w:sz="2" w:space="0" w:color="CCCCCC"/>
              <w:right w:val="single" w:sz="2" w:space="0" w:color="CCCCCC"/>
            </w:tcBorders>
            <w:vAlign w:val="center"/>
          </w:tcPr>
          <w:p w14:paraId="2877B3D2" w14:textId="77777777" w:rsidR="004A57E6" w:rsidRDefault="001E545B">
            <w:pPr>
              <w:spacing w:after="0" w:line="259" w:lineRule="auto"/>
              <w:ind w:left="3" w:firstLine="0"/>
            </w:pPr>
            <w:r>
              <w:t xml:space="preserve">Policy/Recommendation Drafting workstream (David Berol) </w:t>
            </w:r>
          </w:p>
        </w:tc>
        <w:tc>
          <w:tcPr>
            <w:tcW w:w="2859" w:type="dxa"/>
            <w:tcBorders>
              <w:top w:val="single" w:sz="33" w:space="0" w:color="FEF7E0"/>
              <w:left w:val="single" w:sz="2" w:space="0" w:color="CCCCCC"/>
              <w:bottom w:val="single" w:sz="33" w:space="0" w:color="E8F0FE"/>
              <w:right w:val="single" w:sz="2" w:space="0" w:color="CCCCCC"/>
            </w:tcBorders>
            <w:shd w:val="clear" w:color="auto" w:fill="FEF7E0"/>
          </w:tcPr>
          <w:p w14:paraId="133A5157" w14:textId="77777777" w:rsidR="004A57E6" w:rsidRDefault="001E545B">
            <w:pPr>
              <w:spacing w:after="0" w:line="259" w:lineRule="auto"/>
              <w:ind w:left="0" w:firstLine="0"/>
            </w:pPr>
            <w:r>
              <w:t xml:space="preserve">Not yet started </w:t>
            </w:r>
          </w:p>
        </w:tc>
      </w:tr>
      <w:tr w:rsidR="004A57E6" w14:paraId="0FB7865D" w14:textId="77777777">
        <w:trPr>
          <w:trHeight w:val="724"/>
        </w:trPr>
        <w:tc>
          <w:tcPr>
            <w:tcW w:w="3001" w:type="dxa"/>
            <w:tcBorders>
              <w:top w:val="single" w:sz="2" w:space="0" w:color="CCCCCC"/>
              <w:left w:val="single" w:sz="2" w:space="0" w:color="CCCCCC"/>
              <w:bottom w:val="single" w:sz="2" w:space="0" w:color="CCCCCC"/>
              <w:right w:val="single" w:sz="2" w:space="0" w:color="CCCCCC"/>
            </w:tcBorders>
          </w:tcPr>
          <w:p w14:paraId="5A75E027" w14:textId="77777777" w:rsidR="004A57E6" w:rsidRDefault="001E545B">
            <w:pPr>
              <w:spacing w:after="0" w:line="259" w:lineRule="auto"/>
              <w:ind w:left="2" w:right="10" w:firstLine="0"/>
            </w:pPr>
            <w:r>
              <w:t xml:space="preserve">Virginia student data privacy law specifics </w:t>
            </w:r>
          </w:p>
        </w:tc>
        <w:tc>
          <w:tcPr>
            <w:tcW w:w="3504" w:type="dxa"/>
            <w:tcBorders>
              <w:top w:val="single" w:sz="2" w:space="0" w:color="CCCCCC"/>
              <w:left w:val="single" w:sz="2" w:space="0" w:color="CCCCCC"/>
              <w:bottom w:val="single" w:sz="2" w:space="0" w:color="CCCCCC"/>
              <w:right w:val="single" w:sz="2" w:space="0" w:color="CCCCCC"/>
            </w:tcBorders>
          </w:tcPr>
          <w:p w14:paraId="77252C27" w14:textId="77777777" w:rsidR="004A57E6" w:rsidRDefault="001E545B">
            <w:pPr>
              <w:spacing w:after="0" w:line="259" w:lineRule="auto"/>
              <w:ind w:left="3" w:firstLine="0"/>
            </w:pPr>
            <w:r>
              <w:t xml:space="preserve">FCCPS Legal Counsel </w:t>
            </w:r>
          </w:p>
        </w:tc>
        <w:tc>
          <w:tcPr>
            <w:tcW w:w="2859" w:type="dxa"/>
            <w:tcBorders>
              <w:top w:val="single" w:sz="33" w:space="0" w:color="E8F0FE"/>
              <w:left w:val="single" w:sz="2" w:space="0" w:color="CCCCCC"/>
              <w:bottom w:val="single" w:sz="2" w:space="0" w:color="CCCCCC"/>
              <w:right w:val="single" w:sz="2" w:space="0" w:color="CCCCCC"/>
            </w:tcBorders>
            <w:shd w:val="clear" w:color="auto" w:fill="E8F0FE"/>
          </w:tcPr>
          <w:p w14:paraId="681BDB43" w14:textId="77777777" w:rsidR="004A57E6" w:rsidRDefault="001E545B">
            <w:pPr>
              <w:spacing w:after="0" w:line="259" w:lineRule="auto"/>
              <w:ind w:left="0" w:firstLine="0"/>
            </w:pPr>
            <w:r>
              <w:t xml:space="preserve">Research in progress </w:t>
            </w:r>
          </w:p>
        </w:tc>
      </w:tr>
    </w:tbl>
    <w:p w14:paraId="0EAA5C47" w14:textId="77777777" w:rsidR="004A57E6" w:rsidRDefault="001E545B">
      <w:pPr>
        <w:spacing w:after="0" w:line="259" w:lineRule="auto"/>
        <w:ind w:left="0" w:firstLine="0"/>
      </w:pPr>
      <w:r>
        <w:t xml:space="preserve"> </w:t>
      </w:r>
    </w:p>
    <w:p w14:paraId="38A2D600" w14:textId="77777777" w:rsidR="004A57E6" w:rsidRDefault="001E545B" w:rsidP="00734B05">
      <w:pPr>
        <w:pStyle w:val="Heading3"/>
      </w:pPr>
      <w:r>
        <w:t xml:space="preserve">Discussion Questions for Co-Lead Check-In </w:t>
      </w:r>
    </w:p>
    <w:p w14:paraId="59F89F68" w14:textId="77777777" w:rsidR="004A57E6" w:rsidRDefault="001E545B">
      <w:pPr>
        <w:spacing w:after="186" w:line="250" w:lineRule="auto"/>
        <w:ind w:left="-5" w:hanging="10"/>
      </w:pPr>
      <w:r>
        <w:t xml:space="preserve">These are the key questions I’d like to work through in our first sync: </w:t>
      </w:r>
    </w:p>
    <w:p w14:paraId="320837B7" w14:textId="77777777" w:rsidR="004A57E6" w:rsidRDefault="001E545B" w:rsidP="00734B05">
      <w:pPr>
        <w:pStyle w:val="Heading3"/>
      </w:pPr>
      <w:r>
        <w:t xml:space="preserve">On Structure &amp; Scope </w:t>
      </w:r>
    </w:p>
    <w:p w14:paraId="004E46A5" w14:textId="77777777" w:rsidR="004A57E6" w:rsidRDefault="001E545B">
      <w:pPr>
        <w:numPr>
          <w:ilvl w:val="0"/>
          <w:numId w:val="1"/>
        </w:numPr>
        <w:ind w:left="705" w:hanging="360"/>
      </w:pPr>
      <w:r>
        <w:t xml:space="preserve">Does the 3-tier model feel right for FCCPS, or should we adjust the categories? Are there tool types that don’t fit cleanly? </w:t>
      </w:r>
    </w:p>
    <w:p w14:paraId="55F8CF47" w14:textId="77777777" w:rsidR="004A57E6" w:rsidRDefault="001E545B">
      <w:pPr>
        <w:numPr>
          <w:ilvl w:val="0"/>
          <w:numId w:val="1"/>
        </w:numPr>
        <w:ind w:left="705" w:hanging="360"/>
      </w:pPr>
      <w:r>
        <w:t xml:space="preserve">Is the SPED add-on layer the right approach, or should SPED considerations be embedded directly into the tiers rather than as an overlay? </w:t>
      </w:r>
    </w:p>
    <w:p w14:paraId="4534BE7F" w14:textId="77777777" w:rsidR="004A57E6" w:rsidRDefault="001E545B">
      <w:pPr>
        <w:numPr>
          <w:ilvl w:val="0"/>
          <w:numId w:val="1"/>
        </w:numPr>
        <w:spacing w:after="194"/>
        <w:ind w:left="705" w:hanging="360"/>
      </w:pPr>
      <w:r>
        <w:t xml:space="preserve">The governance checklist is designed for staff and administrators. Is that the right audience, or do we also need a version for the procurement/IT team? </w:t>
      </w:r>
    </w:p>
    <w:p w14:paraId="137CDEFD" w14:textId="77777777" w:rsidR="004A57E6" w:rsidRDefault="001E545B">
      <w:pPr>
        <w:spacing w:after="0" w:line="259" w:lineRule="auto"/>
        <w:ind w:left="0" w:firstLine="0"/>
      </w:pPr>
      <w:r>
        <w:rPr>
          <w:b/>
        </w:rPr>
        <w:t xml:space="preserve"> </w:t>
      </w:r>
    </w:p>
    <w:p w14:paraId="38834303" w14:textId="77777777" w:rsidR="004A57E6" w:rsidRDefault="001E545B" w:rsidP="00734B05">
      <w:pPr>
        <w:pStyle w:val="Heading3"/>
      </w:pPr>
      <w:r>
        <w:t xml:space="preserve">On FCCPS-Specific Context </w:t>
      </w:r>
    </w:p>
    <w:p w14:paraId="1EAE9F49" w14:textId="77777777" w:rsidR="004A57E6" w:rsidRDefault="001E545B">
      <w:pPr>
        <w:numPr>
          <w:ilvl w:val="0"/>
          <w:numId w:val="2"/>
        </w:numPr>
        <w:ind w:left="705" w:hanging="360"/>
      </w:pPr>
      <w:r>
        <w:t xml:space="preserve">Do you have contacts for FCCPS IT or procurement who can share existing DPA templates and the current tool landscape? </w:t>
      </w:r>
    </w:p>
    <w:p w14:paraId="2C217B27" w14:textId="77777777" w:rsidR="004A57E6" w:rsidRDefault="001E545B">
      <w:pPr>
        <w:numPr>
          <w:ilvl w:val="0"/>
          <w:numId w:val="2"/>
        </w:numPr>
        <w:ind w:left="705" w:hanging="360"/>
      </w:pPr>
      <w:proofErr w:type="gramStart"/>
      <w:r>
        <w:t>Are</w:t>
      </w:r>
      <w:proofErr w:type="gramEnd"/>
      <w:r>
        <w:t xml:space="preserve"> there AI tools FCCPS is already using or evaluating that we should use as test cases for the checklist? </w:t>
      </w:r>
    </w:p>
    <w:p w14:paraId="1B7E5386" w14:textId="77777777" w:rsidR="004A57E6" w:rsidRDefault="001E545B">
      <w:pPr>
        <w:numPr>
          <w:ilvl w:val="0"/>
          <w:numId w:val="2"/>
        </w:numPr>
        <w:spacing w:after="186" w:line="250" w:lineRule="auto"/>
        <w:ind w:left="705" w:hanging="360"/>
      </w:pPr>
      <w:r>
        <w:t xml:space="preserve">What’s your sense of the committee’s appetite for the tradeoffs in the decision points? Are there other tradeoffs you think we’re missing? </w:t>
      </w:r>
    </w:p>
    <w:p w14:paraId="5856F2AD" w14:textId="77777777" w:rsidR="004A57E6" w:rsidRDefault="001E545B" w:rsidP="00734B05">
      <w:pPr>
        <w:pStyle w:val="Heading3"/>
      </w:pPr>
      <w:r>
        <w:t xml:space="preserve">On Division of Labor </w:t>
      </w:r>
    </w:p>
    <w:p w14:paraId="1AA8BD21" w14:textId="77777777" w:rsidR="004A57E6" w:rsidRDefault="001E545B">
      <w:pPr>
        <w:numPr>
          <w:ilvl w:val="0"/>
          <w:numId w:val="3"/>
        </w:numPr>
        <w:ind w:left="705" w:hanging="360"/>
      </w:pPr>
      <w:r>
        <w:rPr>
          <w:b/>
        </w:rPr>
        <w:t>My proposal:</w:t>
      </w:r>
      <w:r>
        <w:t xml:space="preserve"> I continue drafting the checklist and risk tiers (building from my AIEIP work), and you review for technical accuracy and FCCPS-specific adjustments. Does that division work for you? </w:t>
      </w:r>
    </w:p>
    <w:p w14:paraId="566C4C24" w14:textId="77777777" w:rsidR="004A57E6" w:rsidRDefault="001E545B">
      <w:pPr>
        <w:numPr>
          <w:ilvl w:val="0"/>
          <w:numId w:val="3"/>
        </w:numPr>
        <w:ind w:left="705" w:hanging="360"/>
      </w:pPr>
      <w:r>
        <w:t xml:space="preserve">Can we establish a weekly async rhythm?  </w:t>
      </w:r>
    </w:p>
    <w:p w14:paraId="13B1E0EA" w14:textId="77777777" w:rsidR="004A57E6" w:rsidRDefault="001E545B">
      <w:pPr>
        <w:spacing w:after="1"/>
        <w:ind w:left="715"/>
      </w:pPr>
      <w:r>
        <w:rPr>
          <w:rFonts w:ascii="Arial" w:eastAsia="Arial" w:hAnsi="Arial" w:cs="Arial"/>
          <w:sz w:val="22"/>
        </w:rPr>
        <w:t xml:space="preserve">1. </w:t>
      </w:r>
      <w:r>
        <w:rPr>
          <w:b/>
        </w:rPr>
        <w:t>My proposal:</w:t>
      </w:r>
      <w:r>
        <w:rPr>
          <w:rFonts w:ascii="Arial" w:eastAsia="Arial" w:hAnsi="Arial" w:cs="Arial"/>
          <w:b/>
          <w:sz w:val="22"/>
        </w:rPr>
        <w:t xml:space="preserve"> </w:t>
      </w:r>
      <w:r>
        <w:t xml:space="preserve">I plan to continue drafting the checklist and risk tiers (building from my AIEIP work) and would like you to review for technical accuracy and FCCPS-specific adjustments. Are there certain days that work best for you to review or collaborate? Please let me know your preferred days. </w:t>
      </w:r>
      <w:r>
        <w:rPr>
          <w:rFonts w:ascii="Arial" w:eastAsia="Arial" w:hAnsi="Arial" w:cs="Arial"/>
          <w:sz w:val="22"/>
        </w:rPr>
        <w:t xml:space="preserve"> </w:t>
      </w:r>
    </w:p>
    <w:p w14:paraId="2A0E30B3" w14:textId="77777777" w:rsidR="004A57E6" w:rsidRDefault="001E545B">
      <w:pPr>
        <w:spacing w:after="266" w:line="250" w:lineRule="auto"/>
        <w:ind w:left="370" w:hanging="10"/>
      </w:pPr>
      <w:r>
        <w:rPr>
          <w:b/>
        </w:rPr>
        <w:t>3.</w:t>
      </w:r>
      <w:r>
        <w:rPr>
          <w:rFonts w:ascii="Arial" w:eastAsia="Arial" w:hAnsi="Arial" w:cs="Arial"/>
          <w:b/>
        </w:rPr>
        <w:t xml:space="preserve"> </w:t>
      </w:r>
      <w:r>
        <w:t xml:space="preserve">Are there specific sections you’d like to own or contribute to directly? </w:t>
      </w:r>
    </w:p>
    <w:p w14:paraId="7D6F05A3" w14:textId="77777777" w:rsidR="004A57E6" w:rsidRPr="00734B05" w:rsidRDefault="001E545B" w:rsidP="00734B05">
      <w:pPr>
        <w:pStyle w:val="Heading1"/>
      </w:pPr>
      <w:r w:rsidRPr="00734B05">
        <w:t xml:space="preserve">Source: AIEIP Framework </w:t>
      </w:r>
    </w:p>
    <w:p w14:paraId="27382A6A" w14:textId="77777777" w:rsidR="004A57E6" w:rsidRDefault="001E545B">
      <w:pPr>
        <w:spacing w:after="136"/>
        <w:ind w:left="0" w:firstLine="0"/>
      </w:pPr>
      <w:r>
        <w:t xml:space="preserve">The frameworks in this document draw from my doctoral capstone, the Artificial Intelligence Ethical Integration Program (AIEIP), developed at Simmons University. AIEIP establishes a comprehensive ethical and compliant framework for AI in special education settings, grounded in: </w:t>
      </w:r>
    </w:p>
    <w:p w14:paraId="30BFE313" w14:textId="77777777" w:rsidR="004A57E6" w:rsidRDefault="001E545B">
      <w:pPr>
        <w:numPr>
          <w:ilvl w:val="0"/>
          <w:numId w:val="4"/>
        </w:numPr>
        <w:spacing w:after="17"/>
        <w:ind w:left="705" w:hanging="360"/>
      </w:pPr>
      <w:r>
        <w:rPr>
          <w:b/>
        </w:rPr>
        <w:t>DEIPAR Framework</w:t>
      </w:r>
      <w:r>
        <w:t xml:space="preserve"> (Diversity, Equity, Intersectionality, Power, and Anti-Racism) — ensures that social justice remains central to AI governance. I understand we may not be able to display this with our current administration, and it can be adaptable with the FCCPS vision and mission</w:t>
      </w:r>
      <w:r>
        <w:rPr>
          <w:b/>
        </w:rPr>
        <w:t xml:space="preserve">. </w:t>
      </w:r>
    </w:p>
    <w:p w14:paraId="4C771D14" w14:textId="77777777" w:rsidR="004A57E6" w:rsidRDefault="001E545B">
      <w:pPr>
        <w:numPr>
          <w:ilvl w:val="0"/>
          <w:numId w:val="4"/>
        </w:numPr>
        <w:spacing w:after="17"/>
        <w:ind w:left="705" w:hanging="360"/>
      </w:pPr>
      <w:r>
        <w:rPr>
          <w:b/>
        </w:rPr>
        <w:t xml:space="preserve">Diffusion of Innovations Theory </w:t>
      </w:r>
      <w:r>
        <w:t xml:space="preserve">— guiding phased implementation and </w:t>
      </w:r>
      <w:proofErr w:type="gramStart"/>
      <w:r>
        <w:t>adoption strategies</w:t>
      </w:r>
      <w:proofErr w:type="gramEnd"/>
      <w:r>
        <w:rPr>
          <w:b/>
        </w:rPr>
        <w:t xml:space="preserve"> </w:t>
      </w:r>
    </w:p>
    <w:p w14:paraId="10A3658E" w14:textId="77777777" w:rsidR="004A57E6" w:rsidRDefault="001E545B">
      <w:pPr>
        <w:numPr>
          <w:ilvl w:val="0"/>
          <w:numId w:val="4"/>
        </w:numPr>
        <w:spacing w:after="22"/>
        <w:ind w:left="705" w:hanging="360"/>
      </w:pPr>
      <w:r>
        <w:rPr>
          <w:b/>
        </w:rPr>
        <w:t xml:space="preserve">FERPA, IDEA, and Section 504 compliance protocols </w:t>
      </w:r>
      <w:r>
        <w:t>— translated into actionable guidelines for educators</w:t>
      </w:r>
      <w:r>
        <w:rPr>
          <w:b/>
        </w:rPr>
        <w:t xml:space="preserve"> </w:t>
      </w:r>
    </w:p>
    <w:p w14:paraId="677BB188" w14:textId="77777777" w:rsidR="004A57E6" w:rsidRDefault="001E545B">
      <w:pPr>
        <w:numPr>
          <w:ilvl w:val="0"/>
          <w:numId w:val="4"/>
        </w:numPr>
        <w:ind w:left="705" w:hanging="360"/>
      </w:pPr>
      <w:r>
        <w:rPr>
          <w:b/>
        </w:rPr>
        <w:t xml:space="preserve">AI Bias Audit methodology </w:t>
      </w:r>
      <w:r>
        <w:t>— routine assessment processes for identifying disparities in AI-driven decisions</w:t>
      </w:r>
      <w:r>
        <w:rPr>
          <w:b/>
        </w:rPr>
        <w:t xml:space="preserve"> </w:t>
      </w:r>
    </w:p>
    <w:sectPr w:rsidR="004A57E6" w:rsidSect="00734B05">
      <w:footerReference w:type="default" r:id="rId8"/>
      <w:pgSz w:w="12240" w:h="15840"/>
      <w:pgMar w:top="1442" w:right="1454" w:bottom="1467"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BD2C0" w14:textId="77777777" w:rsidR="00E81F2C" w:rsidRDefault="00E81F2C" w:rsidP="00734B05">
      <w:pPr>
        <w:spacing w:after="0" w:line="240" w:lineRule="auto"/>
      </w:pPr>
      <w:r>
        <w:separator/>
      </w:r>
    </w:p>
  </w:endnote>
  <w:endnote w:type="continuationSeparator" w:id="0">
    <w:p w14:paraId="196C4B60" w14:textId="77777777" w:rsidR="00E81F2C" w:rsidRDefault="00E81F2C" w:rsidP="00734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647360"/>
      <w:docPartObj>
        <w:docPartGallery w:val="Page Numbers (Bottom of Page)"/>
        <w:docPartUnique/>
      </w:docPartObj>
    </w:sdtPr>
    <w:sdtEndPr>
      <w:rPr>
        <w:noProof/>
      </w:rPr>
    </w:sdtEndPr>
    <w:sdtContent>
      <w:p w14:paraId="23E75C02" w14:textId="3BDD2E62" w:rsidR="00734B05" w:rsidRDefault="00734B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4F35A9" w14:textId="77777777" w:rsidR="00734B05" w:rsidRDefault="00734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CB23C" w14:textId="77777777" w:rsidR="00E81F2C" w:rsidRDefault="00E81F2C" w:rsidP="00734B05">
      <w:pPr>
        <w:spacing w:after="0" w:line="240" w:lineRule="auto"/>
      </w:pPr>
      <w:r>
        <w:separator/>
      </w:r>
    </w:p>
  </w:footnote>
  <w:footnote w:type="continuationSeparator" w:id="0">
    <w:p w14:paraId="134F1EE1" w14:textId="77777777" w:rsidR="00E81F2C" w:rsidRDefault="00E81F2C" w:rsidP="00734B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4463"/>
    <w:multiLevelType w:val="hybridMultilevel"/>
    <w:tmpl w:val="B0C28FF8"/>
    <w:lvl w:ilvl="0" w:tplc="85CA0556">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3A8EE0">
      <w:start w:val="1"/>
      <w:numFmt w:val="bullet"/>
      <w:lvlText w:val="o"/>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67742">
      <w:start w:val="1"/>
      <w:numFmt w:val="bullet"/>
      <w:lvlText w:val="▪"/>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42FEA">
      <w:start w:val="1"/>
      <w:numFmt w:val="bullet"/>
      <w:lvlText w:val="•"/>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6A2F8">
      <w:start w:val="1"/>
      <w:numFmt w:val="bullet"/>
      <w:lvlText w:val="o"/>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9A9358">
      <w:start w:val="1"/>
      <w:numFmt w:val="bullet"/>
      <w:lvlText w:val="▪"/>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BE2ED2">
      <w:start w:val="1"/>
      <w:numFmt w:val="bullet"/>
      <w:lvlText w:val="•"/>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A076B6">
      <w:start w:val="1"/>
      <w:numFmt w:val="bullet"/>
      <w:lvlText w:val="o"/>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8027E8">
      <w:start w:val="1"/>
      <w:numFmt w:val="bullet"/>
      <w:lvlText w:val="▪"/>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4D5FBC"/>
    <w:multiLevelType w:val="hybridMultilevel"/>
    <w:tmpl w:val="090A1588"/>
    <w:lvl w:ilvl="0" w:tplc="41281EA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2F38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3E01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A31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4CB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8A19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02D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88718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060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D47C25"/>
    <w:multiLevelType w:val="hybridMultilevel"/>
    <w:tmpl w:val="EF78885A"/>
    <w:lvl w:ilvl="0" w:tplc="607C109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38C2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C4C8A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6E77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AAB70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E609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A69D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9CE7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7052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A5305B"/>
    <w:multiLevelType w:val="hybridMultilevel"/>
    <w:tmpl w:val="B7389376"/>
    <w:lvl w:ilvl="0" w:tplc="A302F178">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6E8BA">
      <w:start w:val="1"/>
      <w:numFmt w:val="bullet"/>
      <w:lvlText w:val="o"/>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02B9B8">
      <w:start w:val="1"/>
      <w:numFmt w:val="bullet"/>
      <w:lvlText w:val="▪"/>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60A12">
      <w:start w:val="1"/>
      <w:numFmt w:val="bullet"/>
      <w:lvlText w:val="•"/>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00FF96">
      <w:start w:val="1"/>
      <w:numFmt w:val="bullet"/>
      <w:lvlText w:val="o"/>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862DC">
      <w:start w:val="1"/>
      <w:numFmt w:val="bullet"/>
      <w:lvlText w:val="▪"/>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EC248">
      <w:start w:val="1"/>
      <w:numFmt w:val="bullet"/>
      <w:lvlText w:val="•"/>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291EE">
      <w:start w:val="1"/>
      <w:numFmt w:val="bullet"/>
      <w:lvlText w:val="o"/>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C2B21C">
      <w:start w:val="1"/>
      <w:numFmt w:val="bullet"/>
      <w:lvlText w:val="▪"/>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4860CDD"/>
    <w:multiLevelType w:val="hybridMultilevel"/>
    <w:tmpl w:val="6ECC1C28"/>
    <w:lvl w:ilvl="0" w:tplc="9F90C54C">
      <w:start w:val="1"/>
      <w:numFmt w:val="bullet"/>
      <w:lvlText w:val="•"/>
      <w:lvlJc w:val="left"/>
      <w:pPr>
        <w:ind w:left="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CC145E">
      <w:start w:val="1"/>
      <w:numFmt w:val="bullet"/>
      <w:lvlText w:val="o"/>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EC84C4">
      <w:start w:val="1"/>
      <w:numFmt w:val="bullet"/>
      <w:lvlText w:val="▪"/>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A223CE">
      <w:start w:val="1"/>
      <w:numFmt w:val="bullet"/>
      <w:lvlText w:val="•"/>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0D3D6">
      <w:start w:val="1"/>
      <w:numFmt w:val="bullet"/>
      <w:lvlText w:val="o"/>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98DF22">
      <w:start w:val="1"/>
      <w:numFmt w:val="bullet"/>
      <w:lvlText w:val="▪"/>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0B494">
      <w:start w:val="1"/>
      <w:numFmt w:val="bullet"/>
      <w:lvlText w:val="•"/>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3683F2">
      <w:start w:val="1"/>
      <w:numFmt w:val="bullet"/>
      <w:lvlText w:val="o"/>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EC477A">
      <w:start w:val="1"/>
      <w:numFmt w:val="bullet"/>
      <w:lvlText w:val="▪"/>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002A2B"/>
    <w:multiLevelType w:val="hybridMultilevel"/>
    <w:tmpl w:val="FC807F34"/>
    <w:lvl w:ilvl="0" w:tplc="86560EF8">
      <w:start w:val="1"/>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36E96E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A06408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BF0A1E8">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5BA1BEC">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1D05832">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FE8A16C">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CEA097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E18CF2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AFC3B2E"/>
    <w:multiLevelType w:val="hybridMultilevel"/>
    <w:tmpl w:val="D9869E66"/>
    <w:lvl w:ilvl="0" w:tplc="3454FD62">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E0EB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722C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9C70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2C87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0AFF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EA3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B21F9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D2AA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04307B"/>
    <w:multiLevelType w:val="hybridMultilevel"/>
    <w:tmpl w:val="5C186C54"/>
    <w:lvl w:ilvl="0" w:tplc="3FD68040">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20FB4">
      <w:start w:val="1"/>
      <w:numFmt w:val="bullet"/>
      <w:lvlText w:val="o"/>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A0450">
      <w:start w:val="1"/>
      <w:numFmt w:val="bullet"/>
      <w:lvlText w:val="▪"/>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B8FEE8">
      <w:start w:val="1"/>
      <w:numFmt w:val="bullet"/>
      <w:lvlText w:val="•"/>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05E5E">
      <w:start w:val="1"/>
      <w:numFmt w:val="bullet"/>
      <w:lvlText w:val="o"/>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42401A">
      <w:start w:val="1"/>
      <w:numFmt w:val="bullet"/>
      <w:lvlText w:val="▪"/>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6A91C">
      <w:start w:val="1"/>
      <w:numFmt w:val="bullet"/>
      <w:lvlText w:val="•"/>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000E0C">
      <w:start w:val="1"/>
      <w:numFmt w:val="bullet"/>
      <w:lvlText w:val="o"/>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05652">
      <w:start w:val="1"/>
      <w:numFmt w:val="bullet"/>
      <w:lvlText w:val="▪"/>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4B93FB3"/>
    <w:multiLevelType w:val="hybridMultilevel"/>
    <w:tmpl w:val="0FACA312"/>
    <w:lvl w:ilvl="0" w:tplc="7BE0A4CC">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0FBD8">
      <w:start w:val="1"/>
      <w:numFmt w:val="bullet"/>
      <w:lvlText w:val="o"/>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C0DA08">
      <w:start w:val="1"/>
      <w:numFmt w:val="bullet"/>
      <w:lvlText w:val="▪"/>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20AC36">
      <w:start w:val="1"/>
      <w:numFmt w:val="bullet"/>
      <w:lvlText w:val="•"/>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60E89E">
      <w:start w:val="1"/>
      <w:numFmt w:val="bullet"/>
      <w:lvlText w:val="o"/>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5EB41C">
      <w:start w:val="1"/>
      <w:numFmt w:val="bullet"/>
      <w:lvlText w:val="▪"/>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B0665C">
      <w:start w:val="1"/>
      <w:numFmt w:val="bullet"/>
      <w:lvlText w:val="•"/>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D861DA">
      <w:start w:val="1"/>
      <w:numFmt w:val="bullet"/>
      <w:lvlText w:val="o"/>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4A07C8">
      <w:start w:val="1"/>
      <w:numFmt w:val="bullet"/>
      <w:lvlText w:val="▪"/>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F715B37"/>
    <w:multiLevelType w:val="hybridMultilevel"/>
    <w:tmpl w:val="3E1642A8"/>
    <w:lvl w:ilvl="0" w:tplc="8B6C151A">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3A85F0">
      <w:start w:val="1"/>
      <w:numFmt w:val="bullet"/>
      <w:lvlText w:val="o"/>
      <w:lvlJc w:val="left"/>
      <w:pPr>
        <w:ind w:left="1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9A957A">
      <w:start w:val="1"/>
      <w:numFmt w:val="bullet"/>
      <w:lvlText w:val="▪"/>
      <w:lvlJc w:val="left"/>
      <w:pPr>
        <w:ind w:left="2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097F0">
      <w:start w:val="1"/>
      <w:numFmt w:val="bullet"/>
      <w:lvlText w:val="•"/>
      <w:lvlJc w:val="left"/>
      <w:pPr>
        <w:ind w:left="3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4F038">
      <w:start w:val="1"/>
      <w:numFmt w:val="bullet"/>
      <w:lvlText w:val="o"/>
      <w:lvlJc w:val="left"/>
      <w:pPr>
        <w:ind w:left="3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AC5D2">
      <w:start w:val="1"/>
      <w:numFmt w:val="bullet"/>
      <w:lvlText w:val="▪"/>
      <w:lvlJc w:val="left"/>
      <w:pPr>
        <w:ind w:left="4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320B26">
      <w:start w:val="1"/>
      <w:numFmt w:val="bullet"/>
      <w:lvlText w:val="•"/>
      <w:lvlJc w:val="left"/>
      <w:pPr>
        <w:ind w:left="5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82FE6">
      <w:start w:val="1"/>
      <w:numFmt w:val="bullet"/>
      <w:lvlText w:val="o"/>
      <w:lvlJc w:val="left"/>
      <w:pPr>
        <w:ind w:left="5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00E57A">
      <w:start w:val="1"/>
      <w:numFmt w:val="bullet"/>
      <w:lvlText w:val="▪"/>
      <w:lvlJc w:val="left"/>
      <w:pPr>
        <w:ind w:left="6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70633286">
    <w:abstractNumId w:val="6"/>
  </w:num>
  <w:num w:numId="2" w16cid:durableId="59449061">
    <w:abstractNumId w:val="1"/>
  </w:num>
  <w:num w:numId="3" w16cid:durableId="1032607443">
    <w:abstractNumId w:val="5"/>
  </w:num>
  <w:num w:numId="4" w16cid:durableId="818376770">
    <w:abstractNumId w:val="2"/>
  </w:num>
  <w:num w:numId="5" w16cid:durableId="1681271240">
    <w:abstractNumId w:val="3"/>
  </w:num>
  <w:num w:numId="6" w16cid:durableId="2044549551">
    <w:abstractNumId w:val="7"/>
  </w:num>
  <w:num w:numId="7" w16cid:durableId="1177424417">
    <w:abstractNumId w:val="9"/>
  </w:num>
  <w:num w:numId="8" w16cid:durableId="818838794">
    <w:abstractNumId w:val="8"/>
  </w:num>
  <w:num w:numId="9" w16cid:durableId="2063745758">
    <w:abstractNumId w:val="4"/>
  </w:num>
  <w:num w:numId="10" w16cid:durableId="5497256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Black">
    <w15:presenceInfo w15:providerId="AD" w15:userId="S::john.black@offset3.com::4de22135-7095-403e-8174-c3c48a9c85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7E6"/>
    <w:rsid w:val="00092C8E"/>
    <w:rsid w:val="001C2385"/>
    <w:rsid w:val="001E545B"/>
    <w:rsid w:val="001F0945"/>
    <w:rsid w:val="004A57E6"/>
    <w:rsid w:val="00734B05"/>
    <w:rsid w:val="00761E68"/>
    <w:rsid w:val="009D4DA1"/>
    <w:rsid w:val="00C17242"/>
    <w:rsid w:val="00E46AC6"/>
    <w:rsid w:val="00E81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EA114"/>
  <w15:docId w15:val="{2BCA5474-F598-4DA2-BB67-94239CC21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5" w:line="248" w:lineRule="auto"/>
      <w:ind w:left="376" w:hanging="370"/>
    </w:pPr>
    <w:rPr>
      <w:rFonts w:ascii="Times New Roman" w:eastAsia="Times New Roman" w:hAnsi="Times New Roman" w:cs="Times New Roman"/>
      <w:color w:val="000000"/>
    </w:rPr>
  </w:style>
  <w:style w:type="paragraph" w:styleId="Heading1">
    <w:name w:val="heading 1"/>
    <w:next w:val="Normal"/>
    <w:link w:val="Heading1Char"/>
    <w:uiPriority w:val="9"/>
    <w:qFormat/>
    <w:rsid w:val="00734B05"/>
    <w:pPr>
      <w:keepNext/>
      <w:keepLines/>
      <w:spacing w:after="132" w:line="259" w:lineRule="auto"/>
      <w:ind w:left="-5" w:hanging="10"/>
      <w:jc w:val="center"/>
      <w:outlineLvl w:val="0"/>
    </w:pPr>
    <w:rPr>
      <w:rFonts w:ascii="Times New Roman" w:eastAsia="Times New Roman" w:hAnsi="Times New Roman" w:cs="Times New Roman"/>
      <w:b/>
      <w:color w:val="000000"/>
    </w:rPr>
  </w:style>
  <w:style w:type="paragraph" w:styleId="Heading2">
    <w:name w:val="heading 2"/>
    <w:basedOn w:val="Heading1"/>
    <w:next w:val="Normal"/>
    <w:link w:val="Heading2Char"/>
    <w:uiPriority w:val="9"/>
    <w:unhideWhenUsed/>
    <w:qFormat/>
    <w:rsid w:val="00734B05"/>
    <w:pPr>
      <w:spacing w:before="360"/>
      <w:ind w:left="0" w:hanging="14"/>
      <w:jc w:val="left"/>
      <w:outlineLvl w:val="1"/>
    </w:pPr>
  </w:style>
  <w:style w:type="paragraph" w:styleId="Heading3">
    <w:name w:val="heading 3"/>
    <w:basedOn w:val="Heading2"/>
    <w:next w:val="Normal"/>
    <w:link w:val="Heading3Char"/>
    <w:uiPriority w:val="9"/>
    <w:unhideWhenUsed/>
    <w:qFormat/>
    <w:rsid w:val="00734B05"/>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34B05"/>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734B05"/>
    <w:rPr>
      <w:rFonts w:ascii="Times New Roman" w:eastAsia="Times New Roman" w:hAnsi="Times New Roman" w:cs="Times New Roman"/>
      <w:b/>
      <w:color w:val="000000"/>
    </w:rPr>
  </w:style>
  <w:style w:type="character" w:customStyle="1" w:styleId="Heading3Char">
    <w:name w:val="Heading 3 Char"/>
    <w:basedOn w:val="DefaultParagraphFont"/>
    <w:link w:val="Heading3"/>
    <w:uiPriority w:val="9"/>
    <w:rsid w:val="00734B05"/>
    <w:rPr>
      <w:rFonts w:ascii="Times New Roman" w:eastAsia="Times New Roman" w:hAnsi="Times New Roman" w:cs="Times New Roman"/>
      <w:b/>
      <w:color w:val="000000"/>
    </w:rPr>
  </w:style>
  <w:style w:type="paragraph" w:styleId="Title">
    <w:name w:val="Title"/>
    <w:basedOn w:val="Normal"/>
    <w:next w:val="Normal"/>
    <w:link w:val="TitleChar"/>
    <w:uiPriority w:val="10"/>
    <w:qFormat/>
    <w:rsid w:val="00734B05"/>
    <w:pPr>
      <w:spacing w:after="0" w:line="240" w:lineRule="auto"/>
      <w:contextualSpacing/>
      <w:jc w:val="center"/>
    </w:pPr>
    <w:rPr>
      <w:rFonts w:asciiTheme="majorHAnsi" w:eastAsiaTheme="majorEastAsia" w:hAnsiTheme="majorHAnsi" w:cstheme="majorBidi"/>
      <w:color w:val="auto"/>
      <w:spacing w:val="-10"/>
      <w:kern w:val="28"/>
      <w:sz w:val="44"/>
      <w:szCs w:val="44"/>
    </w:rPr>
  </w:style>
  <w:style w:type="character" w:customStyle="1" w:styleId="TitleChar">
    <w:name w:val="Title Char"/>
    <w:basedOn w:val="DefaultParagraphFont"/>
    <w:link w:val="Title"/>
    <w:uiPriority w:val="10"/>
    <w:rsid w:val="00734B05"/>
    <w:rPr>
      <w:rFonts w:asciiTheme="majorHAnsi" w:eastAsiaTheme="majorEastAsia" w:hAnsiTheme="majorHAnsi" w:cstheme="majorBidi"/>
      <w:spacing w:val="-10"/>
      <w:kern w:val="28"/>
      <w:sz w:val="44"/>
      <w:szCs w:val="44"/>
    </w:rPr>
  </w:style>
  <w:style w:type="paragraph" w:styleId="Subtitle">
    <w:name w:val="Subtitle"/>
    <w:basedOn w:val="Normal"/>
    <w:next w:val="Normal"/>
    <w:link w:val="SubtitleChar"/>
    <w:uiPriority w:val="11"/>
    <w:qFormat/>
    <w:rsid w:val="00734B05"/>
    <w:pPr>
      <w:numPr>
        <w:ilvl w:val="1"/>
      </w:numPr>
      <w:spacing w:after="160"/>
      <w:ind w:left="376" w:hanging="37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34B05"/>
    <w:rPr>
      <w:color w:val="5A5A5A" w:themeColor="text1" w:themeTint="A5"/>
      <w:spacing w:val="15"/>
      <w:sz w:val="22"/>
      <w:szCs w:val="22"/>
    </w:rPr>
  </w:style>
  <w:style w:type="paragraph" w:styleId="Header">
    <w:name w:val="header"/>
    <w:basedOn w:val="Normal"/>
    <w:link w:val="HeaderChar"/>
    <w:uiPriority w:val="99"/>
    <w:unhideWhenUsed/>
    <w:rsid w:val="00734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B05"/>
    <w:rPr>
      <w:rFonts w:ascii="Times New Roman" w:eastAsia="Times New Roman" w:hAnsi="Times New Roman" w:cs="Times New Roman"/>
      <w:color w:val="000000"/>
    </w:rPr>
  </w:style>
  <w:style w:type="paragraph" w:styleId="Footer">
    <w:name w:val="footer"/>
    <w:basedOn w:val="Normal"/>
    <w:link w:val="FooterChar"/>
    <w:uiPriority w:val="99"/>
    <w:unhideWhenUsed/>
    <w:rsid w:val="00734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B05"/>
    <w:rPr>
      <w:rFonts w:ascii="Times New Roman" w:eastAsia="Times New Roman" w:hAnsi="Times New Roman" w:cs="Times New Roman"/>
      <w:color w:val="000000"/>
    </w:rPr>
  </w:style>
  <w:style w:type="paragraph" w:styleId="Revision">
    <w:name w:val="Revision"/>
    <w:hidden/>
    <w:uiPriority w:val="99"/>
    <w:semiHidden/>
    <w:rsid w:val="001C2385"/>
    <w:pPr>
      <w:spacing w:after="0" w:line="240" w:lineRule="auto"/>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37576-7205-4D34-AB82-1DDAE422F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2319</Words>
  <Characters>13711</Characters>
  <Application>Microsoft Office Word</Application>
  <DocSecurity>0</DocSecurity>
  <Lines>420</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John Black</cp:lastModifiedBy>
  <cp:revision>4</cp:revision>
  <dcterms:created xsi:type="dcterms:W3CDTF">2026-02-14T19:48:00Z</dcterms:created>
  <dcterms:modified xsi:type="dcterms:W3CDTF">2026-02-14T20:16:00Z</dcterms:modified>
</cp:coreProperties>
</file>